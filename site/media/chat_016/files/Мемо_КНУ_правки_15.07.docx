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8A1B80" w14:textId="77777777" w:rsidR="00644EE6" w:rsidRPr="0083405D" w:rsidRDefault="00644EE6" w:rsidP="00E561EC">
      <w:pPr>
        <w:pStyle w:val="Bodytext30"/>
        <w:shd w:val="clear" w:color="auto" w:fill="auto"/>
        <w:spacing w:after="0" w:line="240" w:lineRule="auto"/>
        <w:rPr>
          <w:sz w:val="26"/>
          <w:szCs w:val="26"/>
        </w:rPr>
      </w:pPr>
      <w:r w:rsidRPr="0083405D">
        <w:rPr>
          <w:sz w:val="26"/>
          <w:szCs w:val="26"/>
        </w:rPr>
        <w:t>МЕМОРАНДУМ</w:t>
      </w:r>
    </w:p>
    <w:p w14:paraId="754DE68C" w14:textId="640C27B7" w:rsidR="00644EE6" w:rsidRPr="0083405D" w:rsidRDefault="00644EE6" w:rsidP="00E561EC">
      <w:pPr>
        <w:pStyle w:val="Bodytext30"/>
        <w:shd w:val="clear" w:color="auto" w:fill="auto"/>
        <w:spacing w:after="0" w:line="240" w:lineRule="auto"/>
        <w:rPr>
          <w:sz w:val="26"/>
          <w:szCs w:val="26"/>
        </w:rPr>
      </w:pPr>
      <w:r w:rsidRPr="0083405D">
        <w:rPr>
          <w:sz w:val="26"/>
          <w:szCs w:val="26"/>
        </w:rPr>
        <w:t>про співпрацю</w:t>
      </w:r>
      <w:r w:rsidR="003F1FC4" w:rsidRPr="0083405D">
        <w:rPr>
          <w:sz w:val="26"/>
          <w:szCs w:val="26"/>
        </w:rPr>
        <w:t xml:space="preserve"> та взаємодію</w:t>
      </w:r>
    </w:p>
    <w:p w14:paraId="671B12D7" w14:textId="77777777" w:rsidR="00644EE6" w:rsidRPr="0083405D" w:rsidRDefault="00644EE6" w:rsidP="00E561EC">
      <w:pPr>
        <w:pStyle w:val="Bodytext30"/>
        <w:shd w:val="clear" w:color="auto" w:fill="auto"/>
        <w:spacing w:after="0" w:line="240" w:lineRule="auto"/>
        <w:ind w:left="40"/>
        <w:rPr>
          <w:sz w:val="26"/>
          <w:szCs w:val="26"/>
        </w:rPr>
      </w:pPr>
    </w:p>
    <w:p w14:paraId="14AE9EC2" w14:textId="77777777" w:rsidR="000F54E7" w:rsidRPr="0083405D" w:rsidRDefault="000F54E7" w:rsidP="00E561EC">
      <w:pPr>
        <w:pStyle w:val="Bodytext20"/>
        <w:shd w:val="clear" w:color="auto" w:fill="auto"/>
        <w:spacing w:before="0" w:after="506" w:line="240" w:lineRule="auto"/>
        <w:ind w:firstLine="567"/>
        <w:contextualSpacing/>
        <w:jc w:val="center"/>
        <w:rPr>
          <w:sz w:val="26"/>
          <w:szCs w:val="26"/>
        </w:rPr>
      </w:pPr>
    </w:p>
    <w:p w14:paraId="0A0D2FC7" w14:textId="4126630F" w:rsidR="00644EE6" w:rsidRPr="0083405D" w:rsidRDefault="003F1FC4" w:rsidP="00E561EC">
      <w:pPr>
        <w:pStyle w:val="Bodytext20"/>
        <w:shd w:val="clear" w:color="auto" w:fill="auto"/>
        <w:spacing w:before="0" w:after="506" w:line="240" w:lineRule="auto"/>
        <w:ind w:firstLine="567"/>
        <w:contextualSpacing/>
        <w:jc w:val="center"/>
        <w:rPr>
          <w:sz w:val="26"/>
          <w:szCs w:val="26"/>
        </w:rPr>
      </w:pPr>
      <w:r w:rsidRPr="0083405D">
        <w:rPr>
          <w:sz w:val="26"/>
          <w:szCs w:val="26"/>
        </w:rPr>
        <w:t>м. Київ</w:t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</w:r>
      <w:r w:rsidRPr="0083405D">
        <w:rPr>
          <w:sz w:val="26"/>
          <w:szCs w:val="26"/>
        </w:rPr>
        <w:tab/>
        <w:t>«___» ___________  2021 року</w:t>
      </w:r>
    </w:p>
    <w:p w14:paraId="36EE9AB8" w14:textId="77777777" w:rsidR="00644EE6" w:rsidRPr="0083405D" w:rsidRDefault="00644EE6" w:rsidP="00E561EC">
      <w:pPr>
        <w:pStyle w:val="Bodytext20"/>
        <w:shd w:val="clear" w:color="auto" w:fill="auto"/>
        <w:spacing w:before="0" w:after="506" w:line="240" w:lineRule="auto"/>
        <w:contextualSpacing/>
        <w:jc w:val="both"/>
        <w:rPr>
          <w:sz w:val="26"/>
          <w:szCs w:val="26"/>
        </w:rPr>
      </w:pPr>
    </w:p>
    <w:p w14:paraId="4C4F44CB" w14:textId="2B6DE2C0" w:rsidR="00644EE6" w:rsidRPr="0083405D" w:rsidRDefault="00644EE6" w:rsidP="00E561EC">
      <w:pPr>
        <w:pStyle w:val="Bodytext20"/>
        <w:spacing w:after="506" w:line="240" w:lineRule="auto"/>
        <w:ind w:firstLine="709"/>
        <w:contextualSpacing/>
        <w:jc w:val="both"/>
        <w:rPr>
          <w:sz w:val="26"/>
          <w:szCs w:val="26"/>
        </w:rPr>
      </w:pPr>
      <w:r w:rsidRPr="0083405D">
        <w:rPr>
          <w:b/>
          <w:spacing w:val="-2"/>
          <w:sz w:val="26"/>
          <w:szCs w:val="26"/>
          <w:shd w:val="clear" w:color="auto" w:fill="FFFFFF"/>
        </w:rPr>
        <w:t xml:space="preserve">Міністерство культури та інформаційної політики України </w:t>
      </w:r>
      <w:r w:rsidRPr="0083405D">
        <w:rPr>
          <w:spacing w:val="-2"/>
          <w:sz w:val="26"/>
          <w:szCs w:val="26"/>
          <w:shd w:val="clear" w:color="auto" w:fill="FFFFFF"/>
        </w:rPr>
        <w:t xml:space="preserve">в особі Міністра </w:t>
      </w:r>
      <w:r w:rsidR="003F1FC4" w:rsidRPr="0083405D">
        <w:rPr>
          <w:sz w:val="26"/>
          <w:szCs w:val="26"/>
        </w:rPr>
        <w:t xml:space="preserve">культури та інформаційної політики України </w:t>
      </w:r>
      <w:r w:rsidR="00862FE2" w:rsidRPr="0083405D">
        <w:rPr>
          <w:spacing w:val="-2"/>
          <w:sz w:val="26"/>
          <w:szCs w:val="26"/>
          <w:shd w:val="clear" w:color="auto" w:fill="FFFFFF"/>
        </w:rPr>
        <w:t>Ткаченка</w:t>
      </w:r>
      <w:r w:rsidR="00862FE2" w:rsidRPr="0083405D">
        <w:rPr>
          <w:sz w:val="26"/>
          <w:szCs w:val="26"/>
          <w:shd w:val="clear" w:color="auto" w:fill="FFFFFF"/>
        </w:rPr>
        <w:t xml:space="preserve"> Олександра Владиславовича</w:t>
      </w:r>
      <w:r w:rsidRPr="0083405D">
        <w:rPr>
          <w:sz w:val="26"/>
          <w:szCs w:val="26"/>
          <w:shd w:val="clear" w:color="auto" w:fill="FFFFFF"/>
        </w:rPr>
        <w:t>, що діє на підставі Положення про Міністерство культури та інформаційної політики України, затвердженого постановою Кабінету Міністрів України від 16 жовтня 2019 р. № 885,</w:t>
      </w:r>
      <w:r w:rsidR="003F1FC4" w:rsidRPr="0083405D">
        <w:rPr>
          <w:sz w:val="26"/>
          <w:szCs w:val="26"/>
          <w:shd w:val="clear" w:color="auto" w:fill="FFFFFF"/>
        </w:rPr>
        <w:t xml:space="preserve"> з однієї сторони, </w:t>
      </w:r>
      <w:r w:rsidRPr="0083405D">
        <w:rPr>
          <w:sz w:val="26"/>
          <w:szCs w:val="26"/>
          <w:shd w:val="clear" w:color="auto" w:fill="FFFFFF"/>
        </w:rPr>
        <w:t xml:space="preserve"> та</w:t>
      </w:r>
      <w:r w:rsidRPr="0083405D">
        <w:rPr>
          <w:b/>
          <w:sz w:val="26"/>
          <w:szCs w:val="26"/>
          <w:shd w:val="clear" w:color="auto" w:fill="FFFFFF"/>
        </w:rPr>
        <w:t xml:space="preserve">  </w:t>
      </w:r>
    </w:p>
    <w:p w14:paraId="13FF44D8" w14:textId="6B43714E" w:rsidR="00644EE6" w:rsidRPr="0083405D" w:rsidRDefault="00E21AA6" w:rsidP="00E561EC">
      <w:pPr>
        <w:pStyle w:val="Bodytext20"/>
        <w:spacing w:after="240" w:line="240" w:lineRule="auto"/>
        <w:ind w:firstLine="709"/>
        <w:contextualSpacing/>
        <w:jc w:val="both"/>
        <w:rPr>
          <w:sz w:val="26"/>
          <w:szCs w:val="26"/>
        </w:rPr>
      </w:pPr>
      <w:r w:rsidRPr="0083405D">
        <w:rPr>
          <w:b/>
          <w:spacing w:val="-6"/>
          <w:sz w:val="26"/>
          <w:szCs w:val="26"/>
          <w:shd w:val="clear" w:color="auto" w:fill="FFFFFF"/>
        </w:rPr>
        <w:t>Київський національний університет імені Тараса Шевченка в особі ректора  Бугрова Володимира Анатолійовича</w:t>
      </w:r>
      <w:r w:rsidRPr="0083405D">
        <w:rPr>
          <w:spacing w:val="-6"/>
          <w:sz w:val="26"/>
          <w:szCs w:val="26"/>
          <w:shd w:val="clear" w:color="auto" w:fill="FFFFFF"/>
        </w:rPr>
        <w:t>, що діє на підставі Статуту</w:t>
      </w:r>
      <w:r w:rsidR="00644EE6" w:rsidRPr="0083405D">
        <w:rPr>
          <w:sz w:val="26"/>
          <w:szCs w:val="26"/>
        </w:rPr>
        <w:t xml:space="preserve">, </w:t>
      </w:r>
      <w:r w:rsidR="003F1FC4" w:rsidRPr="0083405D">
        <w:rPr>
          <w:sz w:val="26"/>
          <w:szCs w:val="26"/>
        </w:rPr>
        <w:t xml:space="preserve">з другої сторони, разом іменовані «Сторони» та кожна окремо – «Сторона», з метою об’єднання спільних зусиль укладають цей Меморандум про співпрацю та взаємодію (далі – Меморандум), </w:t>
      </w:r>
      <w:r w:rsidR="00644EE6" w:rsidRPr="0083405D">
        <w:rPr>
          <w:sz w:val="26"/>
          <w:szCs w:val="26"/>
        </w:rPr>
        <w:t>засвідчують свої наміри щодо співпраці і домовилися про таке:</w:t>
      </w:r>
    </w:p>
    <w:p w14:paraId="125FE7F0" w14:textId="090BD8A2" w:rsidR="00EA7EA6" w:rsidRPr="0083405D" w:rsidRDefault="00EA7EA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pacing w:val="-2"/>
          <w:sz w:val="26"/>
          <w:szCs w:val="26"/>
        </w:rPr>
        <w:t>усвідомлюючи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соціальну значимість </w:t>
      </w:r>
      <w:r w:rsidR="005324B7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сфери культури для </w:t>
      </w:r>
      <w:r w:rsidR="005324B7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підви</w:t>
      </w:r>
      <w:r w:rsidR="005324B7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щення якості людського капіталу в державі, посилення національної ідентичності та рівня згуртованості населення; </w:t>
      </w:r>
    </w:p>
    <w:p w14:paraId="4BF26962" w14:textId="04A26199" w:rsidR="00644EE6" w:rsidRPr="0083405D" w:rsidRDefault="00644EE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враховуючи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879EC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необхідність </w:t>
      </w:r>
      <w:r w:rsidR="00612622" w:rsidRPr="0083405D">
        <w:rPr>
          <w:rFonts w:ascii="Times New Roman" w:hAnsi="Times New Roman" w:cs="Times New Roman"/>
          <w:color w:val="auto"/>
          <w:sz w:val="26"/>
          <w:szCs w:val="26"/>
        </w:rPr>
        <w:t>сприяння</w:t>
      </w:r>
      <w:r w:rsidR="009879EC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розбудові демократії та спроможних громад в Україні через розвиток самоорганізації та створення дієвої системи громадської учас</w:t>
      </w:r>
      <w:r w:rsidR="00612622" w:rsidRPr="0083405D">
        <w:rPr>
          <w:rFonts w:ascii="Times New Roman" w:hAnsi="Times New Roman" w:cs="Times New Roman"/>
          <w:color w:val="auto"/>
          <w:sz w:val="26"/>
          <w:szCs w:val="26"/>
        </w:rPr>
        <w:t>ті у справах місцевого значення,</w:t>
      </w:r>
    </w:p>
    <w:p w14:paraId="7998DEDE" w14:textId="1AB13526" w:rsidR="00EA7EA6" w:rsidRPr="0083405D" w:rsidRDefault="00644EE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усвідомлюючи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9879EC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необхідність розвитку та гармонізації підходів, моделей та механізмів 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>функціонування закладів</w:t>
      </w:r>
      <w:r w:rsidR="00DC6745">
        <w:rPr>
          <w:rFonts w:ascii="Times New Roman" w:hAnsi="Times New Roman" w:cs="Times New Roman"/>
          <w:color w:val="auto"/>
          <w:sz w:val="26"/>
          <w:szCs w:val="26"/>
        </w:rPr>
        <w:t xml:space="preserve"> культури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та </w:t>
      </w:r>
      <w:r w:rsidR="009879EC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реалізації проектів 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>у сферах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культури та туризму в регіонах</w:t>
      </w:r>
      <w:r w:rsidR="009879EC" w:rsidRPr="0083405D">
        <w:rPr>
          <w:rFonts w:ascii="Times New Roman" w:hAnsi="Times New Roman" w:cs="Times New Roman"/>
          <w:color w:val="auto"/>
          <w:sz w:val="26"/>
          <w:szCs w:val="26"/>
        </w:rPr>
        <w:t>, заохочення ефективної взаємодії держави з приватним сектором, модернізації соціально-культурної інфраструктури тощо,</w:t>
      </w:r>
    </w:p>
    <w:p w14:paraId="4E992F2F" w14:textId="6CF3645E" w:rsidR="00644EE6" w:rsidRPr="0083405D" w:rsidRDefault="00644EE6" w:rsidP="00E561EC">
      <w:pPr>
        <w:ind w:firstLine="709"/>
        <w:jc w:val="both"/>
        <w:rPr>
          <w:rFonts w:ascii="Times New Roman" w:hAnsi="Times New Roman" w:cs="Times New Roman"/>
          <w:b/>
          <w:i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беручи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до уваги соціальну відповідальність перед теперішнім і майбутніми поколіннями щодо забезпечення сталого розвитку,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збереження національної пам’яті та культурного надбання, 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необхідності проведення наукових досліджень і теоретичних розробок з метою вдосконалення систем 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>управління та фінансування у сфер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 xml:space="preserve">ах </w:t>
      </w:r>
      <w:r w:rsidR="00E36BB7" w:rsidRPr="0083405D">
        <w:rPr>
          <w:rFonts w:ascii="Times New Roman" w:hAnsi="Times New Roman" w:cs="Times New Roman"/>
          <w:color w:val="auto"/>
          <w:sz w:val="26"/>
          <w:szCs w:val="26"/>
        </w:rPr>
        <w:t>культури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 xml:space="preserve"> і туризму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,</w:t>
      </w:r>
      <w:r w:rsidR="00E36BB7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що ма</w:t>
      </w:r>
      <w:r w:rsidR="005324B7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ють </w:t>
      </w:r>
      <w:r w:rsidR="00E36BB7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бути спрямован</w:t>
      </w:r>
      <w:r w:rsidR="005324B7">
        <w:rPr>
          <w:rFonts w:ascii="Times New Roman" w:hAnsi="Times New Roman" w:cs="Times New Roman"/>
          <w:color w:val="auto"/>
          <w:spacing w:val="-2"/>
          <w:sz w:val="26"/>
          <w:szCs w:val="26"/>
        </w:rPr>
        <w:t>і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на </w:t>
      </w:r>
      <w:r w:rsidR="00DC6745">
        <w:rPr>
          <w:rFonts w:ascii="Times New Roman" w:hAnsi="Times New Roman" w:cs="Times New Roman"/>
          <w:color w:val="auto"/>
          <w:spacing w:val="-2"/>
          <w:sz w:val="26"/>
          <w:szCs w:val="26"/>
        </w:rPr>
        <w:t>забезпечення високого рівня</w:t>
      </w:r>
      <w:r w:rsidR="00C34EEE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якості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життя</w:t>
      </w:r>
      <w:r w:rsidR="00C34EEE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та загального добробуту населення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</w:p>
    <w:p w14:paraId="42F8AC2A" w14:textId="79E3E488" w:rsidR="0094338B" w:rsidRPr="0083405D" w:rsidRDefault="00644EE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прагнучи</w:t>
      </w:r>
      <w:proofErr w:type="spellEnd"/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забезпечити максимальну ефективність процесу реалізації</w:t>
      </w:r>
      <w:r w:rsidR="00C34EEE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секторальної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реформи </w:t>
      </w:r>
      <w:r w:rsidR="00DC6745">
        <w:rPr>
          <w:rFonts w:ascii="Times New Roman" w:hAnsi="Times New Roman" w:cs="Times New Roman"/>
          <w:color w:val="auto"/>
          <w:sz w:val="26"/>
          <w:szCs w:val="26"/>
        </w:rPr>
        <w:t>децентралізації</w:t>
      </w:r>
      <w:r w:rsidR="00C34EEE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у сфері культури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 xml:space="preserve"> та розвитку культури і туризму в регіонах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</w:p>
    <w:p w14:paraId="58F1A1D8" w14:textId="0A334434" w:rsidR="00644EE6" w:rsidRPr="0083405D" w:rsidRDefault="00644EE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керуючись</w:t>
      </w:r>
      <w:r w:rsidR="003F1FC4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Конституцією України, з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аконами України «Про місцеве самоврядування в Україні»,  «Про місцеві вибори», «Про добровільне об’єднання територіальних громад», «Про співробітництво територіальних громад», «Про засади державної регіональної політики», </w:t>
      </w:r>
      <w:r w:rsidR="0094338B" w:rsidRPr="0083405D">
        <w:rPr>
          <w:rFonts w:ascii="Times New Roman" w:hAnsi="Times New Roman" w:cs="Times New Roman"/>
          <w:color w:val="auto"/>
          <w:sz w:val="26"/>
          <w:szCs w:val="26"/>
        </w:rPr>
        <w:t>«Про громадські об’єднання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»,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«Про культуру», «Про туризм»</w:t>
      </w:r>
      <w:r w:rsidR="00C34EEE" w:rsidRPr="0083405D">
        <w:rPr>
          <w:rFonts w:ascii="Times New Roman" w:hAnsi="Times New Roman" w:cs="Times New Roman"/>
          <w:color w:val="auto"/>
          <w:sz w:val="26"/>
          <w:szCs w:val="26"/>
        </w:rPr>
        <w:t>, «Про охорону культурної спадщини»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>,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іншими нормативно-правовими актами, що стосуються процесу децентралізації в Україні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та розвитку сфер культури 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>і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туризму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, уклали цей Меморандум.</w:t>
      </w:r>
    </w:p>
    <w:p w14:paraId="48DACC76" w14:textId="77777777" w:rsidR="00644EE6" w:rsidRPr="0083405D" w:rsidRDefault="00644EE6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0CE2A16A" w14:textId="77777777" w:rsidR="00644EE6" w:rsidRPr="0083405D" w:rsidRDefault="00644EE6" w:rsidP="00E561EC">
      <w:pPr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Стаття 1</w:t>
      </w:r>
    </w:p>
    <w:p w14:paraId="6D570B1D" w14:textId="28030AF9" w:rsidR="00644EE6" w:rsidRPr="0083405D" w:rsidRDefault="003F1FC4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Метою цього Меморандуму є поєднання </w:t>
      </w:r>
      <w:commentRangeStart w:id="0"/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зусиль </w:t>
      </w:r>
      <w:commentRangeEnd w:id="0"/>
      <w:r w:rsidR="002A7952">
        <w:rPr>
          <w:rStyle w:val="a9"/>
        </w:rPr>
        <w:commentReference w:id="0"/>
      </w:r>
      <w:del w:id="1" w:author="Савченко Ярослава" w:date="2021-07-12T14:19:00Z">
        <w:r w:rsidR="00644EE6" w:rsidRPr="0083405D" w:rsidDel="002A7952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органів державної влади, місцевого самоврядування, громадського та приватного секторів </w:delText>
        </w:r>
      </w:del>
      <w:ins w:id="2" w:author="Оленка" w:date="2021-07-09T13:34:00Z">
        <w:del w:id="3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(університет, з яким укладається даний меморандум не входить до перелічених категорій, тому, доцільно дописати </w:delText>
          </w:r>
        </w:del>
      </w:ins>
      <w:ins w:id="4" w:author="Оленка" w:date="2021-07-09T13:36:00Z">
        <w:del w:id="5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>«</w:delText>
          </w:r>
        </w:del>
      </w:ins>
      <w:ins w:id="6" w:author="Оленка" w:date="2021-07-09T13:34:00Z">
        <w:del w:id="7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>закладів вищої освіти</w:delText>
          </w:r>
        </w:del>
      </w:ins>
      <w:ins w:id="8" w:author="Оленка" w:date="2021-07-09T13:36:00Z">
        <w:del w:id="9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>»</w:delText>
          </w:r>
        </w:del>
      </w:ins>
      <w:ins w:id="10" w:author="Оленка" w:date="2021-07-09T13:35:00Z">
        <w:del w:id="11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, або в принципі обмежитися </w:delText>
          </w:r>
        </w:del>
      </w:ins>
      <w:ins w:id="12" w:author="Оленка" w:date="2021-07-09T13:36:00Z">
        <w:del w:id="13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фразою «поєднання </w:delText>
          </w:r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lastRenderedPageBreak/>
            <w:delText xml:space="preserve">зусиль Міністерства </w:delText>
          </w:r>
        </w:del>
      </w:ins>
      <w:ins w:id="14" w:author="Оленка" w:date="2021-07-09T13:35:00Z">
        <w:del w:id="15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>та Університет</w:delText>
          </w:r>
        </w:del>
      </w:ins>
      <w:ins w:id="16" w:author="Оленка" w:date="2021-07-09T13:36:00Z">
        <w:del w:id="17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>у»</w:delText>
          </w:r>
        </w:del>
      </w:ins>
      <w:ins w:id="18" w:author="Оленка" w:date="2021-07-09T13:35:00Z">
        <w:del w:id="19" w:author="Савченко Ярослава" w:date="2021-07-12T14:19:00Z">
          <w:r w:rsidR="003123A0" w:rsidDel="002A7952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) </w:delText>
          </w:r>
        </w:del>
      </w:ins>
      <w:ins w:id="20" w:author="Савченко Ярослава" w:date="2021-07-12T14:19:00Z">
        <w:r w:rsidR="002A7952">
          <w:rPr>
            <w:rFonts w:ascii="Times New Roman" w:hAnsi="Times New Roman" w:cs="Times New Roman"/>
            <w:color w:val="auto"/>
            <w:sz w:val="26"/>
            <w:szCs w:val="26"/>
          </w:rPr>
          <w:t xml:space="preserve">Сторін </w:t>
        </w:r>
      </w:ins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з метою створення економічних, науково-дослідних, освітніх, консультативних умов для розвитку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сфер культури та туризму у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територіальних громад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>ах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, в тому числі з метою:</w:t>
      </w:r>
    </w:p>
    <w:p w14:paraId="3F524CCC" w14:textId="3FDE2596" w:rsidR="00644EE6" w:rsidRPr="0083405D" w:rsidRDefault="00644EE6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досягнення розуміння необхідності змін у суспільному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>, культурному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та економічному розвитку України завдяки реалізації </w:t>
      </w:r>
      <w:r w:rsidR="000F54E7" w:rsidRPr="0083405D">
        <w:rPr>
          <w:rFonts w:ascii="Times New Roman" w:hAnsi="Times New Roman" w:cs="Times New Roman"/>
          <w:color w:val="auto"/>
          <w:sz w:val="26"/>
          <w:szCs w:val="26"/>
        </w:rPr>
        <w:t>реформи місцевого самоврядування та територіальної організації влади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>,</w:t>
      </w:r>
      <w:r w:rsidR="000F54E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2C0578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реформи системи забезпечення населення культурними послугами, реформи фінансування системи забезпечення населення культурними послугами </w:t>
      </w:r>
      <w:r w:rsidR="00FA4A2A" w:rsidRPr="0083405D">
        <w:rPr>
          <w:rFonts w:ascii="Times New Roman" w:hAnsi="Times New Roman" w:cs="Times New Roman"/>
          <w:color w:val="auto"/>
          <w:sz w:val="26"/>
          <w:szCs w:val="26"/>
        </w:rPr>
        <w:t>(далі – Реформи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); </w:t>
      </w:r>
      <w:r w:rsidR="000F54E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5359124A" w14:textId="0F827DAA" w:rsidR="00644EE6" w:rsidRPr="0083405D" w:rsidRDefault="00C34EEE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активної участі у розробці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і спільн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ій</w:t>
      </w:r>
      <w:r w:rsidR="000F54E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реалізації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культурної та туристичної компонент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стратегій розвитку територіальних громад;</w:t>
      </w:r>
    </w:p>
    <w:p w14:paraId="1B1F751B" w14:textId="2F7416D4" w:rsidR="00644EE6" w:rsidRPr="0083405D" w:rsidDel="008D29C6" w:rsidRDefault="00644EE6" w:rsidP="00E561EC">
      <w:pPr>
        <w:ind w:firstLine="709"/>
        <w:jc w:val="both"/>
        <w:rPr>
          <w:del w:id="21" w:author="Савченко Ярослава" w:date="2021-07-12T14:21:00Z"/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створення умов для залучення до </w:t>
      </w:r>
      <w:r w:rsidR="000F54E7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управління</w:t>
      </w:r>
      <w:r w:rsidR="00C34EEE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культурою та туризмом на державному та місцевому рівнях</w:t>
      </w: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 xml:space="preserve"> найбільш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>дієвих, професійних громадян з активною позицією</w:t>
      </w:r>
      <w:del w:id="22" w:author="Савченко Ярослава" w:date="2021-07-12T14:21:00Z">
        <w:r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>;</w:delText>
        </w:r>
      </w:del>
    </w:p>
    <w:p w14:paraId="20DC4695" w14:textId="6F27932E" w:rsidR="00644EE6" w:rsidRPr="0083405D" w:rsidRDefault="00644EE6" w:rsidP="008D29C6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del w:id="23" w:author="Савченко Ярослава" w:date="2021-07-12T14:21:00Z">
        <w:r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>залучення</w:delText>
        </w:r>
        <w:r w:rsidR="00C34EEE"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додаткових</w:delText>
        </w:r>
        <w:r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ресурсів для реалізації проектів розвитку громад</w:delText>
        </w:r>
        <w:r w:rsidR="00FA4A2A"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у сферах культури та туризму</w:delText>
        </w:r>
        <w:r w:rsidRPr="0083405D" w:rsidDel="008D29C6">
          <w:rPr>
            <w:rFonts w:ascii="Times New Roman" w:hAnsi="Times New Roman" w:cs="Times New Roman"/>
            <w:color w:val="auto"/>
            <w:sz w:val="26"/>
            <w:szCs w:val="26"/>
          </w:rPr>
          <w:delText>.</w:delText>
        </w:r>
      </w:del>
      <w:ins w:id="24" w:author="Оленка" w:date="2021-07-09T13:38:00Z">
        <w:del w:id="25" w:author="Савченко Ярослава" w:date="2021-07-12T14:21:00Z">
          <w:r w:rsidR="003123A0" w:rsidDel="008D29C6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 (</w:delText>
          </w:r>
          <w:commentRangeStart w:id="26"/>
          <w:r w:rsidR="003123A0" w:rsidDel="008D29C6">
            <w:rPr>
              <w:rFonts w:ascii="Times New Roman" w:hAnsi="Times New Roman" w:cs="Times New Roman"/>
              <w:color w:val="auto"/>
              <w:sz w:val="26"/>
              <w:szCs w:val="26"/>
            </w:rPr>
            <w:delText>викл</w:delText>
          </w:r>
        </w:del>
      </w:ins>
      <w:ins w:id="27" w:author="Оленка" w:date="2021-07-09T13:39:00Z">
        <w:del w:id="28" w:author="Савченко Ярослава" w:date="2021-07-12T14:21:00Z">
          <w:r w:rsidR="003123A0" w:rsidDel="008D29C6">
            <w:rPr>
              <w:rFonts w:ascii="Times New Roman" w:hAnsi="Times New Roman" w:cs="Times New Roman"/>
              <w:color w:val="auto"/>
              <w:sz w:val="26"/>
              <w:szCs w:val="26"/>
            </w:rPr>
            <w:delText>икає питання даний пункт, а саме: яка роль Університету у залучені додаткових ресурсів і як в принципі Університет може в цьому допомагати</w:delText>
          </w:r>
        </w:del>
      </w:ins>
      <w:ins w:id="29" w:author="Оленка" w:date="2021-07-09T13:40:00Z">
        <w:del w:id="30" w:author="Савченко Ярослава" w:date="2021-07-12T14:21:00Z">
          <w:r w:rsidR="003123A0" w:rsidDel="008D29C6">
            <w:rPr>
              <w:rFonts w:ascii="Times New Roman" w:hAnsi="Times New Roman" w:cs="Times New Roman"/>
              <w:color w:val="auto"/>
              <w:sz w:val="26"/>
              <w:szCs w:val="26"/>
            </w:rPr>
            <w:delText>)</w:delText>
          </w:r>
        </w:del>
      </w:ins>
      <w:commentRangeEnd w:id="26"/>
      <w:del w:id="31" w:author="Савченко Ярослава" w:date="2021-07-12T14:21:00Z">
        <w:r w:rsidR="008D29C6" w:rsidDel="008D29C6">
          <w:rPr>
            <w:rStyle w:val="a9"/>
          </w:rPr>
          <w:commentReference w:id="26"/>
        </w:r>
      </w:del>
      <w:ins w:id="32" w:author="Савченко Ярослава" w:date="2021-07-12T14:21:00Z">
        <w:r w:rsidR="008D29C6">
          <w:rPr>
            <w:rFonts w:ascii="Times New Roman" w:hAnsi="Times New Roman" w:cs="Times New Roman"/>
            <w:color w:val="auto"/>
            <w:sz w:val="26"/>
            <w:szCs w:val="26"/>
          </w:rPr>
          <w:t>.</w:t>
        </w:r>
      </w:ins>
    </w:p>
    <w:p w14:paraId="3D8C7754" w14:textId="026E8569" w:rsidR="00644EE6" w:rsidRPr="0083405D" w:rsidRDefault="003F1FC4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2.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Предметом цього Меморандуму є визначення пріоритетних напрямів співпраці для досягнення зазначеної мети.</w:t>
      </w:r>
    </w:p>
    <w:p w14:paraId="09E8D610" w14:textId="77777777" w:rsidR="00644EE6" w:rsidRPr="0083405D" w:rsidRDefault="00644EE6" w:rsidP="00E561EC">
      <w:pPr>
        <w:contextualSpacing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Стаття 2</w:t>
      </w:r>
    </w:p>
    <w:p w14:paraId="4468D44B" w14:textId="573D9BAD" w:rsidR="00644EE6" w:rsidRPr="0083405D" w:rsidRDefault="003F1FC4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1. </w:t>
      </w:r>
      <w:r w:rsidR="00644EE6"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>Сторони погодилися на співпрацю</w:t>
      </w:r>
      <w:r w:rsidRPr="0083405D">
        <w:rPr>
          <w:rFonts w:ascii="Times New Roman" w:eastAsia="Times New Roman" w:hAnsi="Times New Roman" w:cs="Times New Roman"/>
          <w:color w:val="auto"/>
          <w:sz w:val="26"/>
          <w:szCs w:val="26"/>
          <w:lang w:bidi="ar-SA"/>
        </w:rPr>
        <w:t xml:space="preserve"> </w:t>
      </w: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>у межах компетенції</w:t>
      </w:r>
      <w:r w:rsidR="00644EE6"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 </w:t>
      </w: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та </w:t>
      </w:r>
      <w:r w:rsidR="00644EE6"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>в таких напрямах, що відповідають меті Меморандуму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4A508BB" w14:textId="7EB00878" w:rsidR="00644EE6" w:rsidRPr="00626E18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  <w:rPrChange w:id="33" w:author="Оленка" w:date="2021-07-15T08:46:00Z">
            <w:rPr>
              <w:rFonts w:ascii="Times New Roman" w:hAnsi="Times New Roman" w:cs="Times New Roman"/>
              <w:color w:val="auto"/>
              <w:sz w:val="26"/>
              <w:szCs w:val="26"/>
            </w:rPr>
          </w:rPrChange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сприяти взаємодії центральних</w:t>
      </w:r>
      <w:r w:rsidR="005324B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та місцевих органів державної влади, органів місцевого самоврядування, представників бізнесу та громадськості з експе</w:t>
      </w:r>
      <w:r w:rsidR="00C34EEE" w:rsidRPr="0083405D">
        <w:rPr>
          <w:rFonts w:ascii="Times New Roman" w:hAnsi="Times New Roman" w:cs="Times New Roman"/>
          <w:color w:val="auto"/>
          <w:sz w:val="26"/>
          <w:szCs w:val="26"/>
        </w:rPr>
        <w:t>ртами з метою реалізації Реформ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;</w:t>
      </w:r>
      <w:ins w:id="34" w:author="Оленка" w:date="2021-07-09T13:40:00Z">
        <w:r w:rsidR="003123A0"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</w:ins>
      <w:commentRangeStart w:id="35"/>
      <w:ins w:id="36" w:author="Оленка" w:date="2021-07-09T13:41:00Z">
        <w:r w:rsidR="003123A0" w:rsidRPr="0067095C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 xml:space="preserve">(в даному випадку Університет «забезпечуватиме» експертів?) </w:t>
        </w:r>
      </w:ins>
      <w:commentRangeEnd w:id="35"/>
      <w:r w:rsidR="00385BFF" w:rsidRPr="0067095C">
        <w:rPr>
          <w:rStyle w:val="a9"/>
          <w:highlight w:val="yellow"/>
        </w:rPr>
        <w:commentReference w:id="35"/>
      </w:r>
      <w:ins w:id="37" w:author="Оленка" w:date="2021-07-15T08:45:00Z">
        <w:r w:rsidR="00626E18" w:rsidRPr="00626E18">
          <w:rPr>
            <w:rFonts w:ascii="Times New Roman" w:hAnsi="Times New Roman" w:cs="Times New Roman"/>
            <w:color w:val="auto"/>
            <w:sz w:val="26"/>
            <w:szCs w:val="26"/>
            <w:rPrChange w:id="38" w:author="Оленка" w:date="2021-07-15T08:45:00Z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rPrChange>
          </w:rPr>
          <w:t xml:space="preserve"> </w:t>
        </w:r>
      </w:ins>
      <w:proofErr w:type="spellStart"/>
      <w:ins w:id="39" w:author="Оленка" w:date="2021-07-15T08:46:00Z"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>якщо</w:t>
        </w:r>
        <w:proofErr w:type="spellEnd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 xml:space="preserve"> для Вас </w:t>
        </w:r>
        <w:proofErr w:type="spellStart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>важливий</w:t>
        </w:r>
        <w:proofErr w:type="spellEnd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 xml:space="preserve"> </w:t>
        </w:r>
        <w:proofErr w:type="spellStart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>цей</w:t>
        </w:r>
        <w:proofErr w:type="spellEnd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 xml:space="preserve"> аспект, то не </w:t>
        </w:r>
        <w:proofErr w:type="spellStart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>виключайте</w:t>
        </w:r>
        <w:proofErr w:type="spellEnd"/>
        <w:r w:rsidR="00626E18">
          <w:rPr>
            <w:rFonts w:ascii="Times New Roman" w:hAnsi="Times New Roman" w:cs="Times New Roman"/>
            <w:color w:val="auto"/>
            <w:sz w:val="26"/>
            <w:szCs w:val="26"/>
            <w:lang w:val="ru-RU"/>
          </w:rPr>
          <w:t xml:space="preserve">. </w:t>
        </w:r>
      </w:ins>
    </w:p>
    <w:p w14:paraId="4A4CAC59" w14:textId="6D97ADD4" w:rsidR="00173A22" w:rsidRPr="0083405D" w:rsidRDefault="00173A22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 xml:space="preserve">проводити дослідження з актуальних проблем </w:t>
      </w:r>
      <w:r w:rsidR="000F54E7"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>політики</w:t>
      </w:r>
      <w:r w:rsidR="00C34EEE"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 xml:space="preserve"> у сферах</w:t>
      </w:r>
      <w:r w:rsidR="009D1783"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 xml:space="preserve"> культури</w:t>
      </w:r>
      <w:r w:rsidR="00C34EEE"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 xml:space="preserve"> та туризму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1DA9315B" w14:textId="7600E641" w:rsidR="00173A22" w:rsidRPr="0083405D" w:rsidRDefault="00173A22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підвищувати рівень </w:t>
      </w:r>
      <w:ins w:id="40" w:author="Савченко Ярослава" w:date="2021-07-12T14:25:00Z">
        <w:r w:rsidR="00E505AB">
          <w:rPr>
            <w:rFonts w:ascii="Times New Roman" w:hAnsi="Times New Roman" w:cs="Times New Roman"/>
            <w:color w:val="auto"/>
            <w:spacing w:val="-4"/>
            <w:sz w:val="26"/>
            <w:szCs w:val="26"/>
          </w:rPr>
          <w:t xml:space="preserve">кваліфікації та </w:t>
        </w:r>
      </w:ins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професіоналізму </w:t>
      </w:r>
      <w:del w:id="41" w:author="Савченко Ярослава" w:date="2021-07-12T14:25:00Z">
        <w:r w:rsidRPr="0083405D" w:rsidDel="00E505AB">
          <w:rPr>
            <w:rFonts w:ascii="Times New Roman" w:hAnsi="Times New Roman" w:cs="Times New Roman"/>
            <w:color w:val="auto"/>
            <w:spacing w:val="-4"/>
            <w:sz w:val="26"/>
            <w:szCs w:val="26"/>
          </w:rPr>
          <w:delText xml:space="preserve">і взаємопідтримки </w:delText>
        </w:r>
      </w:del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</w:rPr>
        <w:t xml:space="preserve">громадських активістів </w:t>
      </w:r>
      <w:del w:id="42" w:author="Савченко Ярослава" w:date="2021-07-12T14:25:00Z">
        <w:r w:rsidRPr="0083405D" w:rsidDel="00E505AB">
          <w:rPr>
            <w:rFonts w:ascii="Times New Roman" w:hAnsi="Times New Roman" w:cs="Times New Roman"/>
            <w:color w:val="auto"/>
            <w:spacing w:val="-4"/>
            <w:sz w:val="26"/>
            <w:szCs w:val="26"/>
          </w:rPr>
          <w:delText>та місцевих</w:delText>
        </w:r>
        <w:r w:rsidRPr="0083405D" w:rsidDel="00E505AB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лідерів</w:delText>
        </w:r>
        <w:r w:rsidR="00A97141" w:rsidRPr="0083405D" w:rsidDel="00E505AB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</w:delText>
        </w:r>
      </w:del>
      <w:r w:rsidR="00A97141" w:rsidRPr="0083405D">
        <w:rPr>
          <w:rFonts w:ascii="Times New Roman" w:hAnsi="Times New Roman" w:cs="Times New Roman"/>
          <w:color w:val="auto"/>
          <w:sz w:val="26"/>
          <w:szCs w:val="26"/>
        </w:rPr>
        <w:t>у сферах культури та туризму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через навчання, конференції, </w:t>
      </w:r>
      <w:r w:rsidR="00762637" w:rsidRPr="0083405D">
        <w:rPr>
          <w:rFonts w:ascii="Times New Roman" w:hAnsi="Times New Roman" w:cs="Times New Roman"/>
          <w:color w:val="auto"/>
          <w:sz w:val="26"/>
          <w:szCs w:val="26"/>
        </w:rPr>
        <w:t>сприяння обміну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досвідом;</w:t>
      </w:r>
      <w:ins w:id="43" w:author="Оленка" w:date="2021-07-09T13:42:00Z">
        <w:r w:rsidR="003123A0"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  <w:commentRangeStart w:id="44"/>
        <w:r w:rsidR="003123A0" w:rsidRPr="001F072B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 xml:space="preserve">(не думаю, що ми можемо гарантувати </w:t>
        </w:r>
        <w:proofErr w:type="spellStart"/>
        <w:r w:rsidR="003123A0" w:rsidRPr="001F072B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>взаємопідтримку</w:t>
        </w:r>
        <w:proofErr w:type="spellEnd"/>
        <w:r w:rsidR="003123A0" w:rsidRPr="001F072B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 xml:space="preserve"> місцевих лідерів, оскільки університет аполітичний</w:t>
        </w:r>
      </w:ins>
      <w:ins w:id="45" w:author="Оленка" w:date="2021-07-09T13:43:00Z">
        <w:r w:rsidR="003123A0" w:rsidRPr="001F072B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>. Можливо, залишити лише фразу щодо підвищення кваліфікації та професіоналізму)</w:t>
        </w:r>
        <w:r w:rsidR="003123A0"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</w:ins>
      <w:ins w:id="46" w:author="Оленка" w:date="2021-07-09T13:42:00Z">
        <w:r w:rsidR="003123A0"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</w:ins>
      <w:commentRangeEnd w:id="44"/>
      <w:r w:rsidR="001F072B">
        <w:rPr>
          <w:rStyle w:val="a9"/>
        </w:rPr>
        <w:commentReference w:id="44"/>
      </w:r>
      <w:ins w:id="47" w:author="Оленка" w:date="2021-07-15T08:47:00Z">
        <w:r w:rsidR="00626E18">
          <w:rPr>
            <w:rFonts w:ascii="Times New Roman" w:hAnsi="Times New Roman" w:cs="Times New Roman"/>
            <w:color w:val="auto"/>
            <w:sz w:val="26"/>
            <w:szCs w:val="26"/>
          </w:rPr>
          <w:t xml:space="preserve"> так, така редакція </w:t>
        </w:r>
        <w:proofErr w:type="spellStart"/>
        <w:r w:rsidR="00626E18">
          <w:rPr>
            <w:rFonts w:ascii="Times New Roman" w:hAnsi="Times New Roman" w:cs="Times New Roman"/>
            <w:color w:val="auto"/>
            <w:sz w:val="26"/>
            <w:szCs w:val="26"/>
          </w:rPr>
          <w:t>ок</w:t>
        </w:r>
      </w:ins>
      <w:proofErr w:type="spellEnd"/>
    </w:p>
    <w:p w14:paraId="7ED72854" w14:textId="29E1C965" w:rsidR="00173A22" w:rsidRPr="0083405D" w:rsidDel="001F072B" w:rsidRDefault="00173A22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del w:id="48" w:author="Савченко Ярослава" w:date="2021-07-12T14:27:00Z"/>
          <w:rFonts w:ascii="Times New Roman" w:hAnsi="Times New Roman" w:cs="Times New Roman"/>
          <w:color w:val="auto"/>
          <w:sz w:val="26"/>
          <w:szCs w:val="26"/>
        </w:rPr>
      </w:pPr>
      <w:del w:id="49" w:author="Савченко Ярослава" w:date="2021-07-12T14:27:00Z">
        <w:r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>надавати підтримку орган</w:delText>
        </w:r>
        <w:r w:rsidR="00A97141"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>ам влади щодо реалізації Реформ та політик, орієнтованих</w:delText>
        </w:r>
        <w:r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на розвит</w:delText>
        </w:r>
        <w:r w:rsidR="00762637"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>ок</w:delText>
        </w:r>
        <w:r w:rsidR="00A97141"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культури та туризму</w:delText>
        </w:r>
        <w:r w:rsidR="00762637" w:rsidRPr="0083405D" w:rsidDel="001F072B">
          <w:rPr>
            <w:rFonts w:ascii="Times New Roman" w:hAnsi="Times New Roman" w:cs="Times New Roman"/>
            <w:color w:val="auto"/>
            <w:sz w:val="26"/>
            <w:szCs w:val="26"/>
          </w:rPr>
          <w:delText>;</w:delText>
        </w:r>
      </w:del>
      <w:ins w:id="50" w:author="Оленка" w:date="2021-07-09T13:43:00Z">
        <w:del w:id="51" w:author="Савченко Ярослава" w:date="2021-07-12T14:27:00Z">
          <w:r w:rsidR="003123A0" w:rsidDel="001F072B">
            <w:rPr>
              <w:rFonts w:ascii="Times New Roman" w:hAnsi="Times New Roman" w:cs="Times New Roman"/>
              <w:color w:val="auto"/>
              <w:sz w:val="26"/>
              <w:szCs w:val="26"/>
            </w:rPr>
            <w:delText xml:space="preserve"> </w:delText>
          </w:r>
          <w:commentRangeStart w:id="52"/>
          <w:r w:rsidR="005B1E61" w:rsidDel="001F072B">
            <w:rPr>
              <w:rFonts w:ascii="Times New Roman" w:hAnsi="Times New Roman" w:cs="Times New Roman"/>
              <w:color w:val="auto"/>
              <w:sz w:val="26"/>
              <w:szCs w:val="26"/>
            </w:rPr>
            <w:delText>(залежно, яку підтримку</w:delText>
          </w:r>
        </w:del>
      </w:ins>
      <w:ins w:id="53" w:author="Оленка" w:date="2021-07-09T13:44:00Z">
        <w:del w:id="54" w:author="Савченко Ярослава" w:date="2021-07-12T14:27:00Z">
          <w:r w:rsidR="005B1E61" w:rsidDel="001F072B">
            <w:rPr>
              <w:rFonts w:ascii="Times New Roman" w:hAnsi="Times New Roman" w:cs="Times New Roman"/>
              <w:color w:val="auto"/>
              <w:sz w:val="26"/>
              <w:szCs w:val="26"/>
            </w:rPr>
            <w:delText>. Дискусійний пункт</w:delText>
          </w:r>
        </w:del>
      </w:ins>
      <w:ins w:id="55" w:author="Оленка" w:date="2021-07-09T13:43:00Z">
        <w:del w:id="56" w:author="Савченко Ярослава" w:date="2021-07-12T14:27:00Z">
          <w:r w:rsidR="005B1E61" w:rsidDel="001F072B">
            <w:rPr>
              <w:rFonts w:ascii="Times New Roman" w:hAnsi="Times New Roman" w:cs="Times New Roman"/>
              <w:color w:val="auto"/>
              <w:sz w:val="26"/>
              <w:szCs w:val="26"/>
            </w:rPr>
            <w:delText>)</w:delText>
          </w:r>
        </w:del>
      </w:ins>
      <w:commentRangeEnd w:id="52"/>
      <w:r w:rsidR="001F072B">
        <w:rPr>
          <w:rStyle w:val="a9"/>
        </w:rPr>
        <w:commentReference w:id="52"/>
      </w:r>
    </w:p>
    <w:p w14:paraId="1F33082B" w14:textId="77777777" w:rsidR="00F23508" w:rsidRPr="0083405D" w:rsidRDefault="00F23508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формувати пропозиції до законодавчої та нормативної бази як на державному, так і на місцевому рівнях;</w:t>
      </w:r>
    </w:p>
    <w:p w14:paraId="03CD1199" w14:textId="77777777" w:rsidR="00644EE6" w:rsidRPr="0083405D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здійснювати взаємодію у формі робочих зустрічей своїх уповноважених представників;</w:t>
      </w:r>
    </w:p>
    <w:p w14:paraId="6D28C1FE" w14:textId="77777777" w:rsidR="00644EE6" w:rsidRPr="0083405D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проводити взаємні консультації, зустрічі фахових представників для обміну діловою інформацією з конкретних програм та проектів, організовувати симпозіуми, презентації тощо;</w:t>
      </w:r>
    </w:p>
    <w:p w14:paraId="4FA71BF1" w14:textId="77777777" w:rsidR="00644EE6" w:rsidRPr="0083405D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створювати робочі групи і тимчасові наукові колективи у складі своїх представників та з правом залучення фахівців з інших структур для вирішення конкретних питань свого співробітництва;</w:t>
      </w:r>
    </w:p>
    <w:p w14:paraId="58E7D154" w14:textId="241B6DFF" w:rsidR="00644EE6" w:rsidRPr="0083405D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розробляти </w:t>
      </w:r>
      <w:r w:rsidR="000F54E7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та реалізовувати 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концептуальні, науково-дослідні та освітні 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lastRenderedPageBreak/>
        <w:t>проекти в межах потреб та цілей цього Меморандуму;</w:t>
      </w:r>
    </w:p>
    <w:p w14:paraId="4B579C10" w14:textId="28F36FE4" w:rsidR="00250606" w:rsidRDefault="0025060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розробляти та втілювати навчальні та інформаційні програми, курси, спрямовані на підвищення кваліфікації </w:t>
      </w:r>
      <w:r w:rsidR="0083405D" w:rsidRPr="0083405D">
        <w:rPr>
          <w:rFonts w:ascii="Times New Roman" w:hAnsi="Times New Roman" w:cs="Times New Roman"/>
          <w:color w:val="auto"/>
          <w:sz w:val="26"/>
          <w:szCs w:val="26"/>
        </w:rPr>
        <w:t>працівників сфер культури та туризму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територіальних громад;</w:t>
      </w:r>
    </w:p>
    <w:p w14:paraId="5056691E" w14:textId="77777777" w:rsidR="00644EE6" w:rsidRPr="0083405D" w:rsidRDefault="00644EE6" w:rsidP="00E561EC">
      <w:pPr>
        <w:shd w:val="clear" w:color="auto" w:fill="FFFFFF"/>
        <w:spacing w:before="100" w:beforeAutospacing="1" w:after="100" w:afterAutospacing="1"/>
        <w:ind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реалізовувати інші додатково узгоджені напрями співпраці.</w:t>
      </w:r>
    </w:p>
    <w:p w14:paraId="1CE094C4" w14:textId="10CF1D00" w:rsidR="000D079C" w:rsidRDefault="005B1E61" w:rsidP="00A14549">
      <w:pPr>
        <w:jc w:val="both"/>
        <w:rPr>
          <w:ins w:id="57" w:author="Оленка" w:date="2021-07-15T08:48:00Z"/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</w:pPr>
      <w:ins w:id="58" w:author="Оленка" w:date="2021-07-09T13:44:00Z">
        <w:r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Було б добре в даному документі акцентувати увагу на співпраці саме </w:t>
        </w:r>
      </w:ins>
      <w:ins w:id="59" w:author="Оленка" w:date="2021-07-09T13:45:00Z">
        <w:r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>Університету і Міністерства, оскільки в даному проекті є положення, які стосуються не стільки Університету</w:t>
        </w:r>
      </w:ins>
      <w:ins w:id="60" w:author="Оленка" w:date="2021-07-09T13:46:00Z">
        <w:r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, а </w:t>
        </w:r>
      </w:ins>
      <w:ins w:id="61" w:author="Оленка" w:date="2021-07-09T13:54:00Z">
        <w:r w:rsidR="00292193"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більше </w:t>
        </w:r>
      </w:ins>
      <w:ins w:id="62" w:author="Оленка" w:date="2021-07-09T13:46:00Z">
        <w:r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органів державної влади, певних приватних організацій. </w:t>
        </w:r>
        <w:commentRangeStart w:id="63"/>
        <w:r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Це, можливо, пояснюється тим, що за основу </w:t>
        </w:r>
      </w:ins>
      <w:ins w:id="64" w:author="Оленка" w:date="2021-07-09T13:56:00Z">
        <w:r w:rsidR="00292193" w:rsidRPr="00A14549">
          <w:rPr>
            <w:rFonts w:ascii="Times New Roman" w:hAnsi="Times New Roman" w:cs="Times New Roman"/>
            <w:b/>
            <w:color w:val="auto"/>
            <w:sz w:val="26"/>
            <w:szCs w:val="26"/>
            <w:highlight w:val="yellow"/>
            <w:u w:color="000000"/>
            <w:bdr w:val="nil"/>
          </w:rPr>
          <w:t xml:space="preserve">було взято Меморандум з іншими органами державної влади. </w:t>
        </w:r>
      </w:ins>
      <w:commentRangeEnd w:id="63"/>
      <w:r w:rsidR="00A14549" w:rsidRPr="00A14549">
        <w:rPr>
          <w:rStyle w:val="a9"/>
          <w:highlight w:val="yellow"/>
        </w:rPr>
        <w:commentReference w:id="63"/>
      </w:r>
    </w:p>
    <w:p w14:paraId="1B8E4CB8" w14:textId="116248E8" w:rsidR="00626E18" w:rsidRDefault="00626E18" w:rsidP="00A14549">
      <w:pPr>
        <w:jc w:val="both"/>
        <w:rPr>
          <w:ins w:id="65" w:author="Савченко Ярослава" w:date="2021-07-12T14:35:00Z"/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</w:pPr>
      <w:ins w:id="66" w:author="Оленка" w:date="2021-07-15T08:48:00Z">
        <w:r>
          <w:rPr>
            <w:rFonts w:ascii="Times New Roman" w:hAnsi="Times New Roman" w:cs="Times New Roman"/>
            <w:b/>
            <w:color w:val="auto"/>
            <w:sz w:val="26"/>
            <w:szCs w:val="26"/>
            <w:u w:color="000000"/>
            <w:bdr w:val="nil"/>
          </w:rPr>
          <w:t xml:space="preserve">З правками, які були внесені, загалом цей Меморандум має </w:t>
        </w:r>
      </w:ins>
      <w:ins w:id="67" w:author="Оленка" w:date="2021-07-15T08:49:00Z">
        <w:r>
          <w:rPr>
            <w:rFonts w:ascii="Times New Roman" w:hAnsi="Times New Roman" w:cs="Times New Roman"/>
            <w:b/>
            <w:color w:val="auto"/>
            <w:sz w:val="26"/>
            <w:szCs w:val="26"/>
            <w:u w:color="000000"/>
            <w:bdr w:val="nil"/>
          </w:rPr>
          <w:t>відповідний</w:t>
        </w:r>
      </w:ins>
      <w:bookmarkStart w:id="68" w:name="_GoBack"/>
      <w:bookmarkEnd w:id="68"/>
      <w:ins w:id="69" w:author="Оленка" w:date="2021-07-15T08:48:00Z">
        <w:r>
          <w:rPr>
            <w:rFonts w:ascii="Times New Roman" w:hAnsi="Times New Roman" w:cs="Times New Roman"/>
            <w:b/>
            <w:color w:val="auto"/>
            <w:sz w:val="26"/>
            <w:szCs w:val="26"/>
            <w:u w:color="000000"/>
            <w:bdr w:val="nil"/>
          </w:rPr>
          <w:t xml:space="preserve"> зміст. </w:t>
        </w:r>
      </w:ins>
    </w:p>
    <w:p w14:paraId="74984444" w14:textId="7765E499" w:rsidR="00BA640A" w:rsidRDefault="00BA640A" w:rsidP="00A14549">
      <w:pPr>
        <w:jc w:val="both"/>
        <w:rPr>
          <w:ins w:id="70" w:author="Савченко Ярослава" w:date="2021-07-12T14:35:00Z"/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</w:pPr>
    </w:p>
    <w:p w14:paraId="1AFFA65D" w14:textId="77777777" w:rsidR="00BA640A" w:rsidRPr="0083405D" w:rsidRDefault="00BA640A" w:rsidP="00A14549">
      <w:pPr>
        <w:jc w:val="both"/>
        <w:rPr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</w:pPr>
    </w:p>
    <w:p w14:paraId="3BA3F928" w14:textId="77777777" w:rsidR="00644EE6" w:rsidRPr="0083405D" w:rsidRDefault="00644EE6" w:rsidP="00E561EC">
      <w:pPr>
        <w:jc w:val="center"/>
        <w:rPr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  <w:u w:color="000000"/>
          <w:bdr w:val="nil"/>
        </w:rPr>
        <w:t>Стаття 3</w:t>
      </w:r>
    </w:p>
    <w:p w14:paraId="1C9A5637" w14:textId="40CF8AEC" w:rsidR="00644EE6" w:rsidRPr="0083405D" w:rsidRDefault="000D079C" w:rsidP="00E561EC">
      <w:pPr>
        <w:ind w:firstLine="709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Співпраця Сторін Меморандуму базується на принципах добровільності, прозорості, відкритості та публічності.</w:t>
      </w:r>
    </w:p>
    <w:p w14:paraId="67EA37EC" w14:textId="303F210F" w:rsidR="00644EE6" w:rsidRPr="0083405D" w:rsidRDefault="000D079C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 xml:space="preserve">2. </w:t>
      </w:r>
      <w:r w:rsidR="00644EE6" w:rsidRPr="0083405D">
        <w:rPr>
          <w:rFonts w:ascii="Times New Roman" w:hAnsi="Times New Roman" w:cs="Times New Roman"/>
          <w:color w:val="auto"/>
          <w:spacing w:val="-6"/>
          <w:sz w:val="26"/>
          <w:szCs w:val="26"/>
        </w:rPr>
        <w:t>Для координації дій між Сторонами Меморандуму та здійснення моніторингу впровадження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його положень може створюватися координаційна група, склад та необхідність засідань якої визначається Сторонами Меморандуму додатково, або для цих цілей можуть визначатися контактні </w:t>
      </w:r>
      <w:commentRangeStart w:id="71"/>
      <w:del w:id="72" w:author="Савченко Ярослава" w:date="2021-07-12T14:36:00Z">
        <w:r w:rsidR="00644EE6" w:rsidRPr="003F6280" w:rsidDel="003F6280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delText>особи Сторін.</w:delText>
        </w:r>
        <w:r w:rsidR="00292193" w:rsidDel="003F6280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</w:delText>
        </w:r>
      </w:del>
      <w:commentRangeEnd w:id="71"/>
      <w:r w:rsidR="003F6280">
        <w:rPr>
          <w:rStyle w:val="a9"/>
        </w:rPr>
        <w:commentReference w:id="71"/>
      </w:r>
      <w:del w:id="73" w:author="Савченко Ярослава" w:date="2021-07-12T14:36:00Z">
        <w:r w:rsidR="00292193" w:rsidDel="003F6280">
          <w:rPr>
            <w:rFonts w:ascii="Times New Roman" w:hAnsi="Times New Roman" w:cs="Times New Roman"/>
            <w:color w:val="auto"/>
            <w:sz w:val="26"/>
            <w:szCs w:val="26"/>
          </w:rPr>
          <w:delText>П</w:delText>
        </w:r>
      </w:del>
      <w:ins w:id="74" w:author="Савченко Ярослава" w:date="2021-07-12T14:36:00Z">
        <w:r w:rsidR="003F6280">
          <w:rPr>
            <w:rFonts w:ascii="Times New Roman" w:hAnsi="Times New Roman" w:cs="Times New Roman"/>
            <w:color w:val="auto"/>
            <w:sz w:val="26"/>
            <w:szCs w:val="26"/>
          </w:rPr>
          <w:t>п</w:t>
        </w:r>
      </w:ins>
      <w:r w:rsidR="00292193">
        <w:rPr>
          <w:rFonts w:ascii="Times New Roman" w:hAnsi="Times New Roman" w:cs="Times New Roman"/>
          <w:color w:val="auto"/>
          <w:sz w:val="26"/>
          <w:szCs w:val="26"/>
        </w:rPr>
        <w:t>редставники від Сторін</w:t>
      </w:r>
    </w:p>
    <w:p w14:paraId="1F703E90" w14:textId="7442515B" w:rsidR="00644EE6" w:rsidRPr="0083405D" w:rsidRDefault="000D079C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3.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Сторони здійснюють регулярний обмін інформацією для цілей Меморандуму, а також проводять спільні заходи, спрямовані на інформування про процеси </w:t>
      </w:r>
      <w:r w:rsidR="0083405D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секторальної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децентралізації</w:t>
      </w:r>
      <w:r w:rsidR="0083405D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у сфері культури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, як </w:t>
      </w:r>
      <w:r w:rsidR="00644EE6" w:rsidRPr="0083405D">
        <w:rPr>
          <w:rFonts w:ascii="Times New Roman" w:hAnsi="Times New Roman" w:cs="Times New Roman"/>
          <w:color w:val="auto"/>
          <w:spacing w:val="-2"/>
          <w:sz w:val="26"/>
          <w:szCs w:val="26"/>
        </w:rPr>
        <w:t>українського суспільства, бізнесу, державних органів, так і світової громадськості, академічної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спільноти, професійних асоціацій та інвесторів.</w:t>
      </w:r>
    </w:p>
    <w:p w14:paraId="75E16092" w14:textId="12DD4724" w:rsidR="00AD293B" w:rsidRPr="0083405D" w:rsidRDefault="00AD293B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4. Основна співпраця буде здійснюватися на базі Експертно-консультаційного центру з розвитку громад та територій географічного факультету Київського національного університету імені Тараса Шевченка, але не обмежуватиметься ним.</w:t>
      </w:r>
    </w:p>
    <w:p w14:paraId="4DFEEBCC" w14:textId="02D8CF96" w:rsidR="005E57C2" w:rsidRPr="0083405D" w:rsidRDefault="005E57C2" w:rsidP="00E561EC">
      <w:pPr>
        <w:ind w:firstLine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5. </w:t>
      </w:r>
      <w:r w:rsidR="00A204FF" w:rsidRPr="0083405D">
        <w:rPr>
          <w:rFonts w:ascii="Times New Roman" w:hAnsi="Times New Roman" w:cs="Times New Roman"/>
          <w:color w:val="auto"/>
          <w:sz w:val="26"/>
          <w:szCs w:val="26"/>
        </w:rPr>
        <w:t>Експертн</w:t>
      </w:r>
      <w:r w:rsidR="00D60D80">
        <w:rPr>
          <w:rFonts w:ascii="Times New Roman" w:hAnsi="Times New Roman" w:cs="Times New Roman"/>
          <w:color w:val="auto"/>
          <w:sz w:val="26"/>
          <w:szCs w:val="26"/>
        </w:rPr>
        <w:t>о</w:t>
      </w:r>
      <w:r w:rsidR="00A204FF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-консультаційний центр з розвитку громад та територій може залучати до реалізації завдань цього Меморандуму здобувачів вищої освіти географічного факультету Київського національного університету імені Тараса Шевченка, зокрема в рамках проходження науково-виробничої, виробничої (переддипломної) практики різних освітніх рівнів, виконання випускної кваліфікаційної роботи тощо.  </w:t>
      </w:r>
    </w:p>
    <w:p w14:paraId="301CEE62" w14:textId="77777777" w:rsidR="00644EE6" w:rsidRPr="0083405D" w:rsidRDefault="00644EE6" w:rsidP="00E561EC">
      <w:pPr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</w:p>
    <w:p w14:paraId="60F1F7CC" w14:textId="77777777" w:rsidR="00644EE6" w:rsidRPr="0083405D" w:rsidRDefault="00644EE6" w:rsidP="00E561EC">
      <w:pPr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Стаття 4</w:t>
      </w:r>
    </w:p>
    <w:p w14:paraId="3DBC30EA" w14:textId="59B68A8B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1.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Сторони розглядають цей Меморандум як декларацію про наміри, що не призводить до юридичних чи фінансових наслідків або зобов’язань для будь</w:t>
      </w:r>
      <w:r w:rsidR="003F6280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-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кого з них.</w:t>
      </w:r>
    </w:p>
    <w:p w14:paraId="77AD58BF" w14:textId="11E0E7D8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2.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Сторони погодилися, що домовленості, досягнуті в рамках цього Меморандуму, не є конфіденційними. </w:t>
      </w:r>
    </w:p>
    <w:p w14:paraId="50328C20" w14:textId="36500E5D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3.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Сторони можуть співпрацювати з третьою стороною з будь-яких питань, подібних тим, </w:t>
      </w:r>
      <w:r w:rsidR="00644EE6" w:rsidRPr="0083405D">
        <w:rPr>
          <w:rFonts w:ascii="Times New Roman" w:hAnsi="Times New Roman" w:cs="Times New Roman"/>
          <w:color w:val="auto"/>
          <w:spacing w:val="-8"/>
          <w:sz w:val="26"/>
          <w:szCs w:val="26"/>
          <w:u w:color="000000"/>
          <w:bdr w:val="nil"/>
        </w:rPr>
        <w:t>що передбачаються цим Меморандумом. Жодне з положень цього Меморандуму не перешкоджатиме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 Сторонам вчиняти правочини з іншими сторонами.</w:t>
      </w:r>
    </w:p>
    <w:p w14:paraId="3E368177" w14:textId="7F25C18D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4.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Сторони домовляються, що кожна з них самостійно несе власні витрати стосовно заходів, передбачених цим Меморандумом, якщо інше не погоджено Сторонами.</w:t>
      </w:r>
    </w:p>
    <w:p w14:paraId="4C1183E7" w14:textId="224AA58A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pacing w:val="-2"/>
          <w:sz w:val="26"/>
          <w:szCs w:val="26"/>
          <w:u w:color="000000"/>
          <w:bdr w:val="nil"/>
        </w:rPr>
        <w:t xml:space="preserve">5. </w:t>
      </w:r>
      <w:r w:rsidR="00644EE6" w:rsidRPr="0083405D">
        <w:rPr>
          <w:rFonts w:ascii="Times New Roman" w:hAnsi="Times New Roman" w:cs="Times New Roman"/>
          <w:color w:val="auto"/>
          <w:spacing w:val="-2"/>
          <w:sz w:val="26"/>
          <w:szCs w:val="26"/>
          <w:u w:color="000000"/>
          <w:bdr w:val="nil"/>
        </w:rPr>
        <w:t xml:space="preserve">Сторони зобов’язуються утримуватися від дій, які можуть заподіяти моральну, </w:t>
      </w:r>
      <w:r w:rsidR="00644EE6" w:rsidRPr="0083405D">
        <w:rPr>
          <w:rFonts w:ascii="Times New Roman" w:hAnsi="Times New Roman" w:cs="Times New Roman"/>
          <w:color w:val="auto"/>
          <w:spacing w:val="-2"/>
          <w:sz w:val="26"/>
          <w:szCs w:val="26"/>
          <w:u w:color="000000"/>
          <w:bdr w:val="nil"/>
        </w:rPr>
        <w:lastRenderedPageBreak/>
        <w:t>економічну</w:t>
      </w:r>
      <w:ins w:id="75" w:author="Оленка" w:date="2021-07-09T13:59:00Z">
        <w:r w:rsidR="00292193">
          <w:rPr>
            <w:rFonts w:ascii="Times New Roman" w:hAnsi="Times New Roman" w:cs="Times New Roman"/>
            <w:color w:val="auto"/>
            <w:spacing w:val="-2"/>
            <w:sz w:val="26"/>
            <w:szCs w:val="26"/>
            <w:u w:color="000000"/>
            <w:bdr w:val="nil"/>
          </w:rPr>
          <w:t>, репутаційну</w:t>
        </w:r>
      </w:ins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 чи іншу шкоду іншій Стороні.</w:t>
      </w:r>
      <w:ins w:id="76" w:author="Оленка" w:date="2021-07-09T13:59:00Z">
        <w:r w:rsidR="00292193">
          <w:rPr>
            <w:rFonts w:ascii="Times New Roman" w:hAnsi="Times New Roman" w:cs="Times New Roman"/>
            <w:color w:val="auto"/>
            <w:sz w:val="26"/>
            <w:szCs w:val="26"/>
            <w:u w:color="000000"/>
            <w:bdr w:val="nil"/>
          </w:rPr>
          <w:t xml:space="preserve"> </w:t>
        </w:r>
        <w:commentRangeStart w:id="77"/>
        <w:r w:rsidR="00292193" w:rsidRPr="003F6280">
          <w:rPr>
            <w:rFonts w:ascii="Times New Roman" w:hAnsi="Times New Roman" w:cs="Times New Roman"/>
            <w:color w:val="auto"/>
            <w:sz w:val="26"/>
            <w:szCs w:val="26"/>
            <w:highlight w:val="yellow"/>
            <w:u w:color="000000"/>
            <w:bdr w:val="nil"/>
          </w:rPr>
          <w:t xml:space="preserve">(можна добавити) </w:t>
        </w:r>
      </w:ins>
      <w:commentRangeEnd w:id="77"/>
      <w:r w:rsidR="003F6280" w:rsidRPr="003F6280">
        <w:rPr>
          <w:rStyle w:val="a9"/>
          <w:highlight w:val="yellow"/>
        </w:rPr>
        <w:commentReference w:id="77"/>
      </w:r>
    </w:p>
    <w:p w14:paraId="56FE0E4E" w14:textId="3F5EAFB0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pacing w:val="-6"/>
          <w:sz w:val="26"/>
          <w:szCs w:val="26"/>
          <w:u w:color="000000"/>
          <w:bdr w:val="nil"/>
        </w:rPr>
        <w:t xml:space="preserve">6. </w:t>
      </w:r>
      <w:r w:rsidR="000F54E7" w:rsidRPr="0083405D">
        <w:rPr>
          <w:rFonts w:ascii="Times New Roman" w:hAnsi="Times New Roman" w:cs="Times New Roman"/>
          <w:color w:val="auto"/>
          <w:spacing w:val="-6"/>
          <w:sz w:val="26"/>
          <w:szCs w:val="26"/>
          <w:u w:color="000000"/>
          <w:bdr w:val="nil"/>
        </w:rPr>
        <w:t xml:space="preserve">Сторона може </w:t>
      </w:r>
      <w:r w:rsidR="0079085A" w:rsidRPr="0083405D">
        <w:rPr>
          <w:rFonts w:ascii="Times New Roman" w:hAnsi="Times New Roman" w:cs="Times New Roman"/>
          <w:color w:val="auto"/>
          <w:spacing w:val="-6"/>
          <w:sz w:val="26"/>
          <w:szCs w:val="26"/>
          <w:u w:color="000000"/>
          <w:bdr w:val="nil"/>
        </w:rPr>
        <w:t>використовувати</w:t>
      </w:r>
      <w:r w:rsidR="00644EE6" w:rsidRPr="0083405D">
        <w:rPr>
          <w:rFonts w:ascii="Times New Roman" w:hAnsi="Times New Roman" w:cs="Times New Roman"/>
          <w:color w:val="auto"/>
          <w:spacing w:val="-6"/>
          <w:sz w:val="26"/>
          <w:szCs w:val="26"/>
          <w:u w:color="000000"/>
          <w:bdr w:val="nil"/>
        </w:rPr>
        <w:t xml:space="preserve"> емблему чи логотип іншої Сторони або будь-яку абревіатуру</w:t>
      </w:r>
      <w:r w:rsidR="00644EE6" w:rsidRPr="0083405D">
        <w:rPr>
          <w:rFonts w:ascii="Times New Roman" w:hAnsi="Times New Roman" w:cs="Times New Roman"/>
          <w:color w:val="auto"/>
          <w:spacing w:val="-4"/>
          <w:sz w:val="26"/>
          <w:szCs w:val="26"/>
          <w:u w:color="000000"/>
          <w:bdr w:val="nil"/>
        </w:rPr>
        <w:t xml:space="preserve">,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пов’язану з діяльністю цієї Сторони, лише за її попередньої згоди.</w:t>
      </w:r>
    </w:p>
    <w:p w14:paraId="2E86BB18" w14:textId="2925C36F" w:rsidR="000D079C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7. Цей Меморандум не є попереднім договором відповідно до статті 635 Цивільного кодексу України та статті 182 Господарського кодексу України, а також не є договором про спільну діяльність відповідно до статті 1130 Цивільного кодексу України.</w:t>
      </w:r>
    </w:p>
    <w:p w14:paraId="6B77BAEC" w14:textId="78A33CC2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pacing w:val="-4"/>
          <w:sz w:val="26"/>
          <w:szCs w:val="26"/>
          <w:u w:color="000000"/>
          <w:bdr w:val="nil"/>
        </w:rPr>
        <w:t xml:space="preserve">8. </w:t>
      </w:r>
      <w:r w:rsidR="00644EE6" w:rsidRPr="0083405D">
        <w:rPr>
          <w:rFonts w:ascii="Times New Roman" w:hAnsi="Times New Roman" w:cs="Times New Roman"/>
          <w:color w:val="auto"/>
          <w:spacing w:val="-4"/>
          <w:sz w:val="26"/>
          <w:szCs w:val="26"/>
          <w:u w:color="000000"/>
          <w:bdr w:val="nil"/>
        </w:rPr>
        <w:t>Будь-яка діяльність в рамках цього Меморандуму здійснюється відповідно до законодавства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 xml:space="preserve"> України.</w:t>
      </w:r>
    </w:p>
    <w:p w14:paraId="295EC834" w14:textId="12F95945" w:rsidR="003E6110" w:rsidRPr="0083405D" w:rsidRDefault="003E6110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  <w:t>9. Цей Меморандум не передбачає будь-яких фінансових та майнових зобов’язань Сторін одна перед одною та відносно третіх осіб</w:t>
      </w:r>
    </w:p>
    <w:p w14:paraId="6B4AE1D9" w14:textId="77777777" w:rsidR="00644EE6" w:rsidRPr="0083405D" w:rsidRDefault="00644EE6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  <w:u w:color="000000"/>
          <w:bdr w:val="nil"/>
        </w:rPr>
      </w:pPr>
    </w:p>
    <w:p w14:paraId="32C73440" w14:textId="77777777" w:rsidR="00644EE6" w:rsidRPr="0083405D" w:rsidRDefault="00644EE6" w:rsidP="00E561EC">
      <w:pPr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b/>
          <w:color w:val="auto"/>
          <w:sz w:val="26"/>
          <w:szCs w:val="26"/>
        </w:rPr>
        <w:t>Стаття 5</w:t>
      </w:r>
    </w:p>
    <w:p w14:paraId="04D7E6BD" w14:textId="24BB6728" w:rsidR="000D079C" w:rsidRPr="0083405D" w:rsidRDefault="000D079C" w:rsidP="00E561EC">
      <w:pPr>
        <w:ind w:firstLine="567"/>
        <w:jc w:val="both"/>
        <w:rPr>
          <w:rFonts w:ascii="Times New Roman" w:hAnsi="Times New Roman" w:cs="Times New Roman"/>
          <w:strike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>1. Цей Меморандум вступає в силу з моменту його підп</w:t>
      </w:r>
      <w:r w:rsidR="000D5FE7" w:rsidRPr="0083405D">
        <w:rPr>
          <w:rFonts w:ascii="Times New Roman" w:hAnsi="Times New Roman" w:cs="Times New Roman"/>
          <w:color w:val="auto"/>
          <w:sz w:val="26"/>
          <w:szCs w:val="26"/>
        </w:rPr>
        <w:t>исання Сторонами та діє до «31» 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>грудня 202</w:t>
      </w:r>
      <w:r w:rsidR="00D60D80">
        <w:rPr>
          <w:rFonts w:ascii="Times New Roman" w:hAnsi="Times New Roman" w:cs="Times New Roman"/>
          <w:color w:val="auto"/>
          <w:sz w:val="26"/>
          <w:szCs w:val="26"/>
        </w:rPr>
        <w:t>3</w:t>
      </w: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року.</w:t>
      </w:r>
    </w:p>
    <w:p w14:paraId="7F25CEED" w14:textId="7BB86636" w:rsidR="00644EE6" w:rsidRPr="0083405D" w:rsidRDefault="000D079C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2.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Кожна зі Сторін має право припинити дію цього Меморандуму в односторонньому порядку, письмово повідомивши про це іншу Сторону за 30</w:t>
      </w:r>
      <w:r w:rsidR="00D60D80">
        <w:rPr>
          <w:rFonts w:ascii="Times New Roman" w:hAnsi="Times New Roman" w:cs="Times New Roman"/>
          <w:color w:val="auto"/>
          <w:sz w:val="26"/>
          <w:szCs w:val="26"/>
        </w:rPr>
        <w:t> 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календарних днів.</w:t>
      </w:r>
    </w:p>
    <w:p w14:paraId="1DE45B6E" w14:textId="29B37AB1" w:rsidR="00644EE6" w:rsidDel="004223B3" w:rsidRDefault="003E6110">
      <w:pPr>
        <w:ind w:firstLine="567"/>
        <w:jc w:val="both"/>
        <w:rPr>
          <w:del w:id="78" w:author="Savchenko_YaA" w:date="2021-07-12T14:39:00Z"/>
          <w:rFonts w:ascii="Times New Roman" w:eastAsia="Times New Roman" w:hAnsi="Times New Roman" w:cs="Times New Roman"/>
          <w:sz w:val="26"/>
          <w:szCs w:val="26"/>
        </w:rPr>
        <w:pPrChange w:id="79" w:author="Savchenko_YaA" w:date="2021-07-12T14:39:00Z">
          <w:pPr>
            <w:ind w:firstLine="709"/>
            <w:jc w:val="both"/>
          </w:pPr>
        </w:pPrChange>
      </w:pPr>
      <w:r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3.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Зміни та доповнення до Меморандуму вносяться у письмовій формі за згодою Сторін</w:t>
      </w:r>
      <w:del w:id="80" w:author="Savchenko_YaA" w:date="2021-07-12T14:39:00Z">
        <w:r w:rsidR="00644EE6" w:rsidRPr="0083405D" w:rsidDel="004223B3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, </w:delText>
        </w:r>
      </w:del>
      <w:commentRangeStart w:id="81"/>
      <w:del w:id="82" w:author="Оленка" w:date="2021-07-09T14:01:00Z">
        <w:r w:rsidR="00644EE6" w:rsidRPr="0083405D" w:rsidDel="00292193">
          <w:rPr>
            <w:rFonts w:ascii="Times New Roman" w:hAnsi="Times New Roman" w:cs="Times New Roman"/>
            <w:color w:val="auto"/>
            <w:sz w:val="26"/>
            <w:szCs w:val="26"/>
          </w:rPr>
          <w:delText>про що складається окремий</w:delText>
        </w:r>
      </w:del>
      <w:del w:id="83" w:author="Оленка" w:date="2021-07-09T14:00:00Z">
        <w:r w:rsidR="00644EE6" w:rsidRPr="0083405D" w:rsidDel="00292193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Додатковий меморандум</w:delText>
        </w:r>
      </w:del>
      <w:del w:id="84" w:author="Savchenko_YaA" w:date="2021-07-12T14:38:00Z">
        <w:r w:rsidR="00644EE6" w:rsidRPr="0083405D" w:rsidDel="004223B3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, </w:delText>
        </w:r>
      </w:del>
      <w:del w:id="85" w:author="Оленка" w:date="2021-07-09T14:02:00Z">
        <w:r w:rsidR="00644EE6" w:rsidRPr="0083405D" w:rsidDel="00292193">
          <w:rPr>
            <w:rFonts w:ascii="Times New Roman" w:hAnsi="Times New Roman" w:cs="Times New Roman"/>
            <w:color w:val="auto"/>
            <w:sz w:val="26"/>
            <w:szCs w:val="26"/>
          </w:rPr>
          <w:delText>який стає</w:delText>
        </w:r>
      </w:del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ins w:id="86" w:author="Оленка" w:date="2021-07-09T14:02:00Z">
        <w:r w:rsidR="00292193">
          <w:rPr>
            <w:rFonts w:ascii="Times New Roman" w:hAnsi="Times New Roman" w:cs="Times New Roman"/>
            <w:color w:val="auto"/>
            <w:sz w:val="26"/>
            <w:szCs w:val="26"/>
          </w:rPr>
          <w:t xml:space="preserve">і є </w:t>
        </w:r>
      </w:ins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невід’ємною частиною цього Меморандуму</w:t>
      </w:r>
      <w:del w:id="87" w:author="Оленка" w:date="2021-07-09T14:02:00Z">
        <w:r w:rsidR="00644EE6" w:rsidRPr="0083405D" w:rsidDel="00292193">
          <w:rPr>
            <w:rFonts w:ascii="Times New Roman" w:hAnsi="Times New Roman" w:cs="Times New Roman"/>
            <w:color w:val="auto"/>
            <w:sz w:val="26"/>
            <w:szCs w:val="26"/>
          </w:rPr>
          <w:delText xml:space="preserve"> після його підписання</w:delText>
        </w:r>
      </w:del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.</w:t>
      </w:r>
      <w:ins w:id="88" w:author="Оленка" w:date="2021-07-09T14:02:00Z">
        <w:r w:rsidR="00292193"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</w:ins>
    </w:p>
    <w:p w14:paraId="6576B309" w14:textId="77777777" w:rsidR="004223B3" w:rsidRDefault="004223B3" w:rsidP="00E561EC">
      <w:pPr>
        <w:ind w:firstLine="567"/>
        <w:jc w:val="both"/>
        <w:rPr>
          <w:ins w:id="89" w:author="Savchenko_YaA" w:date="2021-07-12T14:39:00Z"/>
          <w:rFonts w:ascii="Times New Roman" w:hAnsi="Times New Roman" w:cs="Times New Roman"/>
          <w:color w:val="auto"/>
          <w:sz w:val="26"/>
          <w:szCs w:val="26"/>
        </w:rPr>
      </w:pPr>
    </w:p>
    <w:p w14:paraId="47B13E77" w14:textId="5FFC07B2" w:rsidR="00292193" w:rsidRPr="000A44DD" w:rsidRDefault="004223B3">
      <w:pPr>
        <w:ind w:firstLine="567"/>
        <w:jc w:val="both"/>
        <w:rPr>
          <w:ins w:id="90" w:author="Оленка" w:date="2021-07-09T14:02:00Z"/>
          <w:rFonts w:ascii="Arial" w:eastAsia="Times New Roman" w:hAnsi="Arial" w:cs="Arial"/>
        </w:rPr>
        <w:pPrChange w:id="91" w:author="Savchenko_YaA" w:date="2021-07-12T14:39:00Z">
          <w:pPr>
            <w:ind w:firstLine="709"/>
            <w:jc w:val="both"/>
          </w:pPr>
        </w:pPrChange>
      </w:pPr>
      <w:ins w:id="92" w:author="Savchenko_YaA" w:date="2021-07-12T14:39:00Z">
        <w:r>
          <w:rPr>
            <w:rFonts w:ascii="Times New Roman" w:eastAsia="Times New Roman" w:hAnsi="Times New Roman" w:cs="Times New Roman"/>
            <w:sz w:val="26"/>
            <w:szCs w:val="26"/>
            <w:highlight w:val="green"/>
          </w:rPr>
          <w:t>4. </w:t>
        </w:r>
      </w:ins>
      <w:ins w:id="93" w:author="Оленка" w:date="2021-07-09T14:02:00Z">
        <w:r w:rsidR="00292193" w:rsidRPr="00FD795A">
          <w:rPr>
            <w:rFonts w:ascii="Times New Roman" w:eastAsia="Times New Roman" w:hAnsi="Times New Roman" w:cs="Times New Roman"/>
            <w:sz w:val="26"/>
            <w:szCs w:val="26"/>
            <w:highlight w:val="green"/>
          </w:rPr>
          <w:t>Усі зміни та доповнення до цього Меморандуму вносяться за взаємною згодою Сторін у письмовій формі шляхом підписання додаткових угод до нього.</w:t>
        </w:r>
        <w:r w:rsidR="00292193">
          <w:rPr>
            <w:rFonts w:ascii="Times New Roman" w:eastAsia="Times New Roman" w:hAnsi="Times New Roman" w:cs="Times New Roman"/>
            <w:sz w:val="26"/>
            <w:szCs w:val="26"/>
          </w:rPr>
          <w:t xml:space="preserve"> </w:t>
        </w:r>
      </w:ins>
      <w:commentRangeEnd w:id="81"/>
      <w:r>
        <w:rPr>
          <w:rStyle w:val="a9"/>
        </w:rPr>
        <w:commentReference w:id="81"/>
      </w:r>
    </w:p>
    <w:p w14:paraId="055C7997" w14:textId="089863AB" w:rsidR="00292193" w:rsidRPr="0083405D" w:rsidRDefault="00292193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ins w:id="94" w:author="Оленка" w:date="2021-07-09T14:02:00Z">
        <w:r w:rsidRPr="004223B3">
          <w:rPr>
            <w:rFonts w:ascii="Times New Roman" w:hAnsi="Times New Roman" w:cs="Times New Roman"/>
            <w:color w:val="auto"/>
            <w:sz w:val="26"/>
            <w:szCs w:val="26"/>
            <w:highlight w:val="yellow"/>
          </w:rPr>
          <w:t>Можна таке формулювання використати.</w:t>
        </w:r>
        <w:r>
          <w:rPr>
            <w:rFonts w:ascii="Times New Roman" w:hAnsi="Times New Roman" w:cs="Times New Roman"/>
            <w:color w:val="auto"/>
            <w:sz w:val="26"/>
            <w:szCs w:val="26"/>
          </w:rPr>
          <w:t xml:space="preserve"> </w:t>
        </w:r>
      </w:ins>
    </w:p>
    <w:p w14:paraId="5C9453CA" w14:textId="0A3B1607" w:rsidR="00644EE6" w:rsidRPr="0083405D" w:rsidRDefault="004223B3" w:rsidP="00E561EC">
      <w:pPr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ins w:id="95" w:author="Savchenko_YaA" w:date="2021-07-12T14:39:00Z">
        <w:r>
          <w:rPr>
            <w:rFonts w:ascii="Times New Roman" w:hAnsi="Times New Roman" w:cs="Times New Roman"/>
            <w:color w:val="auto"/>
            <w:sz w:val="26"/>
            <w:szCs w:val="26"/>
          </w:rPr>
          <w:t>5</w:t>
        </w:r>
      </w:ins>
      <w:del w:id="96" w:author="Savchenko_YaA" w:date="2021-07-12T14:39:00Z">
        <w:r w:rsidR="003E6110" w:rsidRPr="0083405D" w:rsidDel="004223B3">
          <w:rPr>
            <w:rFonts w:ascii="Times New Roman" w:hAnsi="Times New Roman" w:cs="Times New Roman"/>
            <w:color w:val="auto"/>
            <w:sz w:val="26"/>
            <w:szCs w:val="26"/>
          </w:rPr>
          <w:delText>4</w:delText>
        </w:r>
      </w:del>
      <w:r w:rsidR="003E6110" w:rsidRPr="0083405D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r w:rsidR="00644EE6" w:rsidRPr="0083405D">
        <w:rPr>
          <w:rFonts w:ascii="Times New Roman" w:hAnsi="Times New Roman" w:cs="Times New Roman"/>
          <w:color w:val="auto"/>
          <w:sz w:val="26"/>
          <w:szCs w:val="26"/>
        </w:rPr>
        <w:t>Цей Меморандум не скасовує і не накладає обмеження на інші договори та угоди, що діють між Сторонами, і не перешкоджає укладенню між ними окремих договорів і угод в рамках спільної діяльності.</w:t>
      </w:r>
    </w:p>
    <w:p w14:paraId="415F5B80" w14:textId="11B50834" w:rsidR="00644EE6" w:rsidRPr="0083405D" w:rsidRDefault="004223B3" w:rsidP="00E561EC">
      <w:pPr>
        <w:pStyle w:val="rvps2"/>
        <w:shd w:val="clear" w:color="auto" w:fill="FFFFFF"/>
        <w:spacing w:before="0" w:beforeAutospacing="0" w:after="150" w:afterAutospacing="0"/>
        <w:ind w:firstLine="567"/>
        <w:contextualSpacing/>
        <w:jc w:val="both"/>
        <w:rPr>
          <w:sz w:val="26"/>
          <w:szCs w:val="26"/>
          <w:lang w:val="uk-UA"/>
        </w:rPr>
      </w:pPr>
      <w:ins w:id="97" w:author="Savchenko_YaA" w:date="2021-07-12T14:39:00Z">
        <w:r>
          <w:rPr>
            <w:spacing w:val="-2"/>
            <w:sz w:val="26"/>
            <w:szCs w:val="26"/>
            <w:lang w:val="uk-UA"/>
          </w:rPr>
          <w:t>6</w:t>
        </w:r>
      </w:ins>
      <w:del w:id="98" w:author="Savchenko_YaA" w:date="2021-07-12T14:39:00Z">
        <w:r w:rsidR="003E6110" w:rsidRPr="0083405D" w:rsidDel="004223B3">
          <w:rPr>
            <w:spacing w:val="-2"/>
            <w:sz w:val="26"/>
            <w:szCs w:val="26"/>
            <w:lang w:val="uk-UA"/>
          </w:rPr>
          <w:delText>5</w:delText>
        </w:r>
      </w:del>
      <w:r w:rsidR="003E6110" w:rsidRPr="0083405D">
        <w:rPr>
          <w:spacing w:val="-2"/>
          <w:sz w:val="26"/>
          <w:szCs w:val="26"/>
          <w:lang w:val="uk-UA"/>
        </w:rPr>
        <w:t xml:space="preserve">. </w:t>
      </w:r>
      <w:r w:rsidR="00644EE6" w:rsidRPr="0083405D">
        <w:rPr>
          <w:spacing w:val="-2"/>
          <w:sz w:val="26"/>
          <w:szCs w:val="26"/>
          <w:lang w:val="uk-UA"/>
        </w:rPr>
        <w:t>Будь-які спірні питання щодо тлумачення або застосування положень цього Меморандуму</w:t>
      </w:r>
      <w:r w:rsidR="00644EE6" w:rsidRPr="0083405D">
        <w:rPr>
          <w:sz w:val="26"/>
          <w:szCs w:val="26"/>
          <w:lang w:val="uk-UA"/>
        </w:rPr>
        <w:t xml:space="preserve"> вирішуються Сторонами шляхом проведення консультацій або переговорів та досягнення взаємної згоди.</w:t>
      </w:r>
    </w:p>
    <w:p w14:paraId="024625A8" w14:textId="32559BF4" w:rsidR="00644EE6" w:rsidRPr="0083405D" w:rsidRDefault="004223B3" w:rsidP="00E561EC">
      <w:pPr>
        <w:pStyle w:val="rvps2"/>
        <w:shd w:val="clear" w:color="auto" w:fill="FFFFFF"/>
        <w:spacing w:before="0" w:beforeAutospacing="0" w:after="150" w:afterAutospacing="0"/>
        <w:ind w:firstLine="567"/>
        <w:contextualSpacing/>
        <w:jc w:val="both"/>
        <w:rPr>
          <w:sz w:val="26"/>
          <w:szCs w:val="26"/>
          <w:lang w:val="uk-UA"/>
        </w:rPr>
      </w:pPr>
      <w:ins w:id="99" w:author="Savchenko_YaA" w:date="2021-07-12T14:40:00Z">
        <w:r>
          <w:rPr>
            <w:sz w:val="26"/>
            <w:szCs w:val="26"/>
            <w:lang w:val="uk-UA"/>
          </w:rPr>
          <w:t>7</w:t>
        </w:r>
      </w:ins>
      <w:del w:id="100" w:author="Savchenko_YaA" w:date="2021-07-12T14:40:00Z">
        <w:r w:rsidR="003E6110" w:rsidRPr="0083405D" w:rsidDel="004223B3">
          <w:rPr>
            <w:sz w:val="26"/>
            <w:szCs w:val="26"/>
            <w:lang w:val="uk-UA"/>
          </w:rPr>
          <w:delText>6</w:delText>
        </w:r>
      </w:del>
      <w:r w:rsidR="003E6110" w:rsidRPr="0083405D">
        <w:rPr>
          <w:sz w:val="26"/>
          <w:szCs w:val="26"/>
          <w:lang w:val="uk-UA"/>
        </w:rPr>
        <w:t xml:space="preserve">. </w:t>
      </w:r>
      <w:r w:rsidR="00644EE6" w:rsidRPr="0083405D">
        <w:rPr>
          <w:sz w:val="26"/>
          <w:szCs w:val="26"/>
          <w:lang w:val="uk-UA"/>
        </w:rPr>
        <w:t>Цей Меморандум підписано у двох ідентичних примірниках по одному примірнику кожній Стороні.</w:t>
      </w:r>
    </w:p>
    <w:p w14:paraId="418A1C4D" w14:textId="77777777" w:rsidR="00644EE6" w:rsidRPr="0083405D" w:rsidRDefault="00644EE6" w:rsidP="00E561EC">
      <w:pPr>
        <w:pStyle w:val="Bodytext20"/>
        <w:shd w:val="clear" w:color="auto" w:fill="auto"/>
        <w:tabs>
          <w:tab w:val="left" w:pos="1012"/>
        </w:tabs>
        <w:spacing w:before="0" w:after="0" w:line="240" w:lineRule="auto"/>
        <w:contextualSpacing/>
        <w:jc w:val="center"/>
        <w:rPr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7"/>
        <w:gridCol w:w="4946"/>
      </w:tblGrid>
      <w:tr w:rsidR="009D1783" w:rsidRPr="0083405D" w14:paraId="28425C1D" w14:textId="77777777" w:rsidTr="000A2F7A">
        <w:trPr>
          <w:trHeight w:val="297"/>
        </w:trPr>
        <w:tc>
          <w:tcPr>
            <w:tcW w:w="5168" w:type="dxa"/>
          </w:tcPr>
          <w:p w14:paraId="6A6C9607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t>Сторона 1</w:t>
            </w:r>
          </w:p>
        </w:tc>
        <w:tc>
          <w:tcPr>
            <w:tcW w:w="5169" w:type="dxa"/>
          </w:tcPr>
          <w:p w14:paraId="62C48580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t>Сторона 2</w:t>
            </w:r>
          </w:p>
        </w:tc>
      </w:tr>
      <w:tr w:rsidR="009D1783" w:rsidRPr="0083405D" w14:paraId="0B173776" w14:textId="77777777" w:rsidTr="000A2F7A">
        <w:trPr>
          <w:trHeight w:val="297"/>
        </w:trPr>
        <w:tc>
          <w:tcPr>
            <w:tcW w:w="5168" w:type="dxa"/>
          </w:tcPr>
          <w:p w14:paraId="14D48B7F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Міністерство культури </w:t>
            </w:r>
          </w:p>
          <w:p w14:paraId="38F83B23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та інформаційної політики України</w:t>
            </w:r>
          </w:p>
        </w:tc>
        <w:tc>
          <w:tcPr>
            <w:tcW w:w="5169" w:type="dxa"/>
          </w:tcPr>
          <w:p w14:paraId="234E3A17" w14:textId="61D6913A" w:rsidR="00644EE6" w:rsidRPr="0083405D" w:rsidRDefault="00336F32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Київський національний університет імені Тараса Шевченка</w:t>
            </w:r>
          </w:p>
        </w:tc>
      </w:tr>
      <w:tr w:rsidR="009D1783" w:rsidRPr="0083405D" w14:paraId="24D03ABA" w14:textId="77777777" w:rsidTr="000A2F7A">
        <w:trPr>
          <w:trHeight w:val="297"/>
        </w:trPr>
        <w:tc>
          <w:tcPr>
            <w:tcW w:w="5168" w:type="dxa"/>
          </w:tcPr>
          <w:p w14:paraId="14B758B3" w14:textId="77777777" w:rsidR="00644EE6" w:rsidRPr="0083405D" w:rsidRDefault="00644EE6" w:rsidP="00E561EC">
            <w:pPr>
              <w:pStyle w:val="Bodytext20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01601, м. Київ, </w:t>
            </w:r>
          </w:p>
          <w:p w14:paraId="58D292A8" w14:textId="77777777" w:rsidR="00644EE6" w:rsidRPr="0083405D" w:rsidRDefault="00644EE6" w:rsidP="00E561EC">
            <w:pPr>
              <w:pStyle w:val="Bodytext20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вул. Івана Франка, буд. 19</w:t>
            </w:r>
          </w:p>
          <w:p w14:paraId="215129C0" w14:textId="0D590DA8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код у ЄДР: 43220275</w:t>
            </w:r>
          </w:p>
          <w:p w14:paraId="41BB61BF" w14:textId="77777777" w:rsidR="003248CD" w:rsidRPr="0083405D" w:rsidRDefault="007C5973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www.</w:t>
            </w:r>
            <w:r w:rsidR="003248CD"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mkip.gov.ua</w:t>
            </w:r>
          </w:p>
          <w:p w14:paraId="4CA1C2AA" w14:textId="77777777" w:rsidR="003248CD" w:rsidRPr="0083405D" w:rsidRDefault="003248CD" w:rsidP="00E561EC">
            <w:pPr>
              <w:pStyle w:val="Bodytext20"/>
              <w:spacing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info@mkip.gov.ua</w:t>
            </w:r>
          </w:p>
          <w:p w14:paraId="74B5CB45" w14:textId="77777777" w:rsidR="00644EE6" w:rsidRPr="0083405D" w:rsidRDefault="003248CD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тел. 044 235 23 78</w:t>
            </w:r>
          </w:p>
          <w:p w14:paraId="7D441C42" w14:textId="77777777" w:rsidR="003248CD" w:rsidRPr="0083405D" w:rsidRDefault="003248CD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</w:p>
          <w:p w14:paraId="38FD1C78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</w:p>
        </w:tc>
        <w:tc>
          <w:tcPr>
            <w:tcW w:w="5169" w:type="dxa"/>
          </w:tcPr>
          <w:p w14:paraId="3AF39BBC" w14:textId="77777777" w:rsidR="00C33F62" w:rsidRPr="0083405D" w:rsidRDefault="00336F32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01033, місто Київ, </w:t>
            </w:r>
          </w:p>
          <w:p w14:paraId="3F4243AA" w14:textId="617C1DA6" w:rsidR="00336F32" w:rsidRPr="0083405D" w:rsidRDefault="00C33F62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вул. Володимирська</w:t>
            </w:r>
            <w:r w:rsidR="00336F32"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, буд</w:t>
            </w: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.</w:t>
            </w:r>
            <w:r w:rsidR="00336F32"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 60 </w:t>
            </w:r>
          </w:p>
          <w:p w14:paraId="30D647A5" w14:textId="0D329B91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код у ЄДР:  </w:t>
            </w:r>
            <w:r w:rsidR="00C33F62"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02070944</w:t>
            </w:r>
          </w:p>
          <w:p w14:paraId="27874EF9" w14:textId="35C36E90" w:rsidR="003248CD" w:rsidRPr="0083405D" w:rsidRDefault="00C33F62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www.univ.kiev.ua</w:t>
            </w:r>
          </w:p>
          <w:p w14:paraId="5B96C90B" w14:textId="77777777" w:rsidR="00C33F62" w:rsidRPr="0083405D" w:rsidRDefault="00C33F62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 xml:space="preserve">office.chief@univ.net.ua </w:t>
            </w:r>
          </w:p>
          <w:p w14:paraId="0B4658FB" w14:textId="1E1CF47B" w:rsidR="003248CD" w:rsidRPr="0083405D" w:rsidRDefault="003248CD" w:rsidP="00C33F62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shd w:val="clear" w:color="auto" w:fill="FFFFFF"/>
                <w:lang w:val="uk-UA"/>
              </w:rPr>
            </w:pPr>
            <w:r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тел. 04</w:t>
            </w:r>
            <w:r w:rsidR="00C33F62" w:rsidRPr="0083405D">
              <w:rPr>
                <w:b/>
                <w:sz w:val="26"/>
                <w:szCs w:val="26"/>
                <w:shd w:val="clear" w:color="auto" w:fill="FFFFFF"/>
                <w:lang w:val="uk-UA"/>
              </w:rPr>
              <w:t>4 239 33 33</w:t>
            </w:r>
          </w:p>
        </w:tc>
      </w:tr>
      <w:tr w:rsidR="00644EE6" w:rsidRPr="0083405D" w14:paraId="044C5684" w14:textId="77777777" w:rsidTr="000A2F7A">
        <w:tc>
          <w:tcPr>
            <w:tcW w:w="5168" w:type="dxa"/>
          </w:tcPr>
          <w:p w14:paraId="6369A51F" w14:textId="77777777" w:rsidR="00644EE6" w:rsidRPr="0083405D" w:rsidRDefault="00C3539C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t>Міністр</w:t>
            </w:r>
          </w:p>
          <w:p w14:paraId="66F06EE6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</w:p>
          <w:p w14:paraId="30DB6930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</w:p>
          <w:p w14:paraId="6C5F2509" w14:textId="247CDF4C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t xml:space="preserve">__________________ </w:t>
            </w:r>
            <w:r w:rsidR="003E6110" w:rsidRPr="0083405D">
              <w:rPr>
                <w:b/>
                <w:sz w:val="26"/>
                <w:szCs w:val="26"/>
              </w:rPr>
              <w:t>О. ТКАЧЕНКО</w:t>
            </w:r>
          </w:p>
        </w:tc>
        <w:tc>
          <w:tcPr>
            <w:tcW w:w="5169" w:type="dxa"/>
          </w:tcPr>
          <w:p w14:paraId="191CB8DE" w14:textId="4B4C715F" w:rsidR="00644EE6" w:rsidRPr="0083405D" w:rsidRDefault="007C4B4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lastRenderedPageBreak/>
              <w:t>Ректор</w:t>
            </w:r>
          </w:p>
          <w:p w14:paraId="7DECD404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</w:p>
          <w:p w14:paraId="018EA693" w14:textId="77777777" w:rsidR="00644EE6" w:rsidRPr="0083405D" w:rsidRDefault="00644EE6" w:rsidP="00E561EC">
            <w:pPr>
              <w:pStyle w:val="Bodytext20"/>
              <w:shd w:val="clear" w:color="auto" w:fill="auto"/>
              <w:spacing w:before="0" w:after="240" w:line="240" w:lineRule="auto"/>
              <w:contextualSpacing/>
              <w:jc w:val="center"/>
              <w:rPr>
                <w:b/>
                <w:sz w:val="26"/>
                <w:szCs w:val="26"/>
                <w:lang w:val="uk-UA"/>
              </w:rPr>
            </w:pPr>
          </w:p>
          <w:p w14:paraId="58991876" w14:textId="2EA73B85" w:rsidR="00644EE6" w:rsidRPr="0083405D" w:rsidRDefault="00644EE6" w:rsidP="007C4B46">
            <w:pPr>
              <w:pStyle w:val="Bodytext20"/>
              <w:shd w:val="clear" w:color="auto" w:fill="auto"/>
              <w:spacing w:before="0" w:after="240" w:line="240" w:lineRule="auto"/>
              <w:contextualSpacing/>
              <w:rPr>
                <w:b/>
                <w:sz w:val="26"/>
                <w:szCs w:val="26"/>
                <w:lang w:val="uk-UA"/>
              </w:rPr>
            </w:pPr>
            <w:r w:rsidRPr="0083405D">
              <w:rPr>
                <w:b/>
                <w:sz w:val="26"/>
                <w:szCs w:val="26"/>
                <w:lang w:val="uk-UA"/>
              </w:rPr>
              <w:t xml:space="preserve">_____________________ </w:t>
            </w:r>
            <w:r w:rsidR="007C4B46" w:rsidRPr="0083405D">
              <w:rPr>
                <w:b/>
                <w:sz w:val="26"/>
                <w:szCs w:val="26"/>
                <w:lang w:val="uk-UA"/>
              </w:rPr>
              <w:t>В</w:t>
            </w:r>
            <w:r w:rsidR="003E6110" w:rsidRPr="0083405D">
              <w:rPr>
                <w:b/>
                <w:sz w:val="26"/>
                <w:szCs w:val="26"/>
                <w:lang w:val="uk-UA"/>
              </w:rPr>
              <w:t>.</w:t>
            </w:r>
            <w:r w:rsidR="007C4B46" w:rsidRPr="0083405D">
              <w:rPr>
                <w:b/>
                <w:sz w:val="26"/>
                <w:szCs w:val="26"/>
                <w:lang w:val="uk-UA"/>
              </w:rPr>
              <w:t xml:space="preserve">БУГРОВ </w:t>
            </w:r>
          </w:p>
        </w:tc>
      </w:tr>
    </w:tbl>
    <w:p w14:paraId="2D462662" w14:textId="34215803" w:rsidR="00644EE6" w:rsidRPr="00E561EC" w:rsidRDefault="00644EE6" w:rsidP="00A204FF">
      <w:pPr>
        <w:rPr>
          <w:rFonts w:ascii="Times New Roman" w:hAnsi="Times New Roman" w:cs="Times New Roman"/>
          <w:color w:val="auto"/>
        </w:rPr>
      </w:pPr>
    </w:p>
    <w:sectPr w:rsidR="00644EE6" w:rsidRPr="00E561EC" w:rsidSect="00A204FF">
      <w:headerReference w:type="default" r:id="rId8"/>
      <w:pgSz w:w="11906" w:h="16838"/>
      <w:pgMar w:top="1021" w:right="851" w:bottom="96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Савченко Ярослава" w:date="2021-07-12T14:19:00Z" w:initials="S">
    <w:p w14:paraId="3A9CA71B" w14:textId="7ACECA96" w:rsidR="002A7952" w:rsidRPr="002A7952" w:rsidRDefault="002A7952">
      <w:pPr>
        <w:pStyle w:val="aa"/>
      </w:pPr>
      <w:r>
        <w:rPr>
          <w:rStyle w:val="a9"/>
        </w:rPr>
        <w:annotationRef/>
      </w:r>
      <w:proofErr w:type="spellStart"/>
      <w:r>
        <w:t>Ок</w:t>
      </w:r>
      <w:proofErr w:type="spellEnd"/>
      <w:r>
        <w:t>, скоротили</w:t>
      </w:r>
    </w:p>
  </w:comment>
  <w:comment w:id="26" w:author="Савченко Ярослава" w:date="2021-07-12T14:21:00Z" w:initials="S">
    <w:p w14:paraId="455041F7" w14:textId="6E614707" w:rsidR="008D29C6" w:rsidRDefault="008D29C6">
      <w:pPr>
        <w:pStyle w:val="aa"/>
      </w:pPr>
      <w:r>
        <w:rPr>
          <w:rStyle w:val="a9"/>
        </w:rPr>
        <w:annotationRef/>
      </w:r>
      <w:r>
        <w:t>Пропозиція цей пункт виключити</w:t>
      </w:r>
    </w:p>
  </w:comment>
  <w:comment w:id="35" w:author="Савченко Ярослава" w:date="2021-07-12T14:22:00Z" w:initials="S">
    <w:p w14:paraId="7ED97CF4" w14:textId="07F49581" w:rsidR="00385BFF" w:rsidRDefault="00385BFF">
      <w:pPr>
        <w:pStyle w:val="aa"/>
      </w:pPr>
      <w:r>
        <w:rPr>
          <w:rStyle w:val="a9"/>
        </w:rPr>
        <w:annotationRef/>
      </w:r>
      <w:r>
        <w:t xml:space="preserve">Або залучати експертів, або експертиза самого Університету… Можемо прибрати цей пункт </w:t>
      </w:r>
    </w:p>
  </w:comment>
  <w:comment w:id="44" w:author="Савченко Ярослава" w:date="2021-07-12T14:27:00Z" w:initials="S">
    <w:p w14:paraId="2F6B6008" w14:textId="664C544F" w:rsidR="001F072B" w:rsidRDefault="001F072B">
      <w:pPr>
        <w:pStyle w:val="aa"/>
      </w:pPr>
      <w:r>
        <w:rPr>
          <w:rStyle w:val="a9"/>
        </w:rPr>
        <w:annotationRef/>
      </w:r>
      <w:r>
        <w:t xml:space="preserve">Чи така редакція </w:t>
      </w:r>
      <w:proofErr w:type="spellStart"/>
      <w:r>
        <w:t>ок</w:t>
      </w:r>
      <w:proofErr w:type="spellEnd"/>
      <w:r>
        <w:t>?</w:t>
      </w:r>
    </w:p>
  </w:comment>
  <w:comment w:id="52" w:author="Савченко Ярослава" w:date="2021-07-12T14:27:00Z" w:initials="S">
    <w:p w14:paraId="4E174D2A" w14:textId="5D4E8C1C" w:rsidR="001F072B" w:rsidRDefault="001F072B">
      <w:pPr>
        <w:pStyle w:val="aa"/>
      </w:pPr>
      <w:r>
        <w:rPr>
          <w:rStyle w:val="a9"/>
        </w:rPr>
        <w:annotationRef/>
      </w:r>
      <w:proofErr w:type="spellStart"/>
      <w:r>
        <w:t>Ок</w:t>
      </w:r>
      <w:proofErr w:type="spellEnd"/>
      <w:r>
        <w:t>, видаляємо</w:t>
      </w:r>
    </w:p>
  </w:comment>
  <w:comment w:id="63" w:author="Савченко Ярослава" w:date="2021-07-12T14:28:00Z" w:initials="S">
    <w:p w14:paraId="59AD753F" w14:textId="1AD6EA71" w:rsidR="00A14549" w:rsidRDefault="00A14549">
      <w:pPr>
        <w:pStyle w:val="aa"/>
      </w:pPr>
      <w:r>
        <w:rPr>
          <w:rStyle w:val="a9"/>
        </w:rPr>
        <w:annotationRef/>
      </w:r>
      <w:r>
        <w:t xml:space="preserve">Просимо надати редакцію пунктів, оскільки </w:t>
      </w:r>
      <w:r w:rsidR="00BA640A">
        <w:t xml:space="preserve">дійсно досвіду </w:t>
      </w:r>
      <w:proofErr w:type="spellStart"/>
      <w:r w:rsidR="00BA640A">
        <w:t>мемо</w:t>
      </w:r>
      <w:proofErr w:type="spellEnd"/>
      <w:r w:rsidR="00BA640A">
        <w:t xml:space="preserve"> з ЗВО не маємо</w:t>
      </w:r>
    </w:p>
  </w:comment>
  <w:comment w:id="71" w:author="Савченко Ярослава" w:date="2021-07-12T14:36:00Z" w:initials="S">
    <w:p w14:paraId="58A9CD03" w14:textId="6B3D018B" w:rsidR="003F6280" w:rsidRDefault="003F6280">
      <w:pPr>
        <w:pStyle w:val="aa"/>
      </w:pPr>
      <w:r>
        <w:rPr>
          <w:rStyle w:val="a9"/>
        </w:rPr>
        <w:annotationRef/>
      </w:r>
      <w:proofErr w:type="spellStart"/>
      <w:r>
        <w:t>Ок</w:t>
      </w:r>
      <w:proofErr w:type="spellEnd"/>
      <w:r>
        <w:t>.</w:t>
      </w:r>
    </w:p>
  </w:comment>
  <w:comment w:id="77" w:author="Савченко Ярослава" w:date="2021-07-12T14:37:00Z" w:initials="S">
    <w:p w14:paraId="418C018D" w14:textId="6A4015BD" w:rsidR="003F6280" w:rsidRDefault="003F6280">
      <w:pPr>
        <w:pStyle w:val="aa"/>
      </w:pPr>
      <w:r>
        <w:rPr>
          <w:rStyle w:val="a9"/>
        </w:rPr>
        <w:annotationRef/>
      </w:r>
      <w:proofErr w:type="spellStart"/>
      <w:r>
        <w:t>Ок</w:t>
      </w:r>
      <w:proofErr w:type="spellEnd"/>
    </w:p>
  </w:comment>
  <w:comment w:id="81" w:author="Савченко Ярослава" w:date="2021-07-12T14:38:00Z" w:initials="S">
    <w:p w14:paraId="446B6C3E" w14:textId="6C043A49" w:rsidR="004223B3" w:rsidRDefault="004223B3">
      <w:pPr>
        <w:pStyle w:val="aa"/>
      </w:pPr>
      <w:r>
        <w:rPr>
          <w:rStyle w:val="a9"/>
        </w:rPr>
        <w:annotationRef/>
      </w:r>
      <w:proofErr w:type="spellStart"/>
      <w:r>
        <w:t>Ок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A9CA71B" w15:done="0"/>
  <w15:commentEx w15:paraId="455041F7" w15:done="0"/>
  <w15:commentEx w15:paraId="7ED97CF4" w15:done="0"/>
  <w15:commentEx w15:paraId="2F6B6008" w15:done="0"/>
  <w15:commentEx w15:paraId="4E174D2A" w15:done="0"/>
  <w15:commentEx w15:paraId="59AD753F" w15:done="0"/>
  <w15:commentEx w15:paraId="58A9CD03" w15:done="0"/>
  <w15:commentEx w15:paraId="418C018D" w15:done="0"/>
  <w15:commentEx w15:paraId="446B6C3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247021" w14:textId="77777777" w:rsidR="008855EE" w:rsidRDefault="008855EE">
      <w:r>
        <w:separator/>
      </w:r>
    </w:p>
  </w:endnote>
  <w:endnote w:type="continuationSeparator" w:id="0">
    <w:p w14:paraId="3006743F" w14:textId="77777777" w:rsidR="008855EE" w:rsidRDefault="0088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DB91CE" w14:textId="77777777" w:rsidR="008855EE" w:rsidRDefault="008855EE">
      <w:r>
        <w:separator/>
      </w:r>
    </w:p>
  </w:footnote>
  <w:footnote w:type="continuationSeparator" w:id="0">
    <w:p w14:paraId="05240E0B" w14:textId="77777777" w:rsidR="008855EE" w:rsidRDefault="008855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FFFFFF" w:themeColor="background1"/>
      </w:rPr>
      <w:id w:val="198380647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6CF1BD4" w14:textId="05B7E984" w:rsidR="00A12F38" w:rsidRPr="00C91EFE" w:rsidRDefault="00644EE6">
        <w:pPr>
          <w:pStyle w:val="a4"/>
          <w:jc w:val="center"/>
          <w:rPr>
            <w:rFonts w:ascii="Times New Roman" w:hAnsi="Times New Roman" w:cs="Times New Roman"/>
            <w:color w:val="FFFFFF" w:themeColor="background1"/>
          </w:rPr>
        </w:pPr>
        <w:r w:rsidRPr="003E3C6D">
          <w:rPr>
            <w:rFonts w:ascii="Times New Roman" w:hAnsi="Times New Roman" w:cs="Times New Roman"/>
            <w:color w:val="auto"/>
            <w:sz w:val="20"/>
            <w:szCs w:val="20"/>
          </w:rPr>
          <w:fldChar w:fldCharType="begin"/>
        </w:r>
        <w:r w:rsidRPr="003E3C6D">
          <w:rPr>
            <w:rFonts w:ascii="Times New Roman" w:hAnsi="Times New Roman" w:cs="Times New Roman"/>
            <w:color w:val="auto"/>
            <w:sz w:val="20"/>
            <w:szCs w:val="20"/>
          </w:rPr>
          <w:instrText>PAGE   \* MERGEFORMAT</w:instrText>
        </w:r>
        <w:r w:rsidRPr="003E3C6D">
          <w:rPr>
            <w:rFonts w:ascii="Times New Roman" w:hAnsi="Times New Roman" w:cs="Times New Roman"/>
            <w:color w:val="auto"/>
            <w:sz w:val="20"/>
            <w:szCs w:val="20"/>
          </w:rPr>
          <w:fldChar w:fldCharType="separate"/>
        </w:r>
        <w:r w:rsidR="00626E18">
          <w:rPr>
            <w:rFonts w:ascii="Times New Roman" w:hAnsi="Times New Roman" w:cs="Times New Roman"/>
            <w:noProof/>
            <w:color w:val="auto"/>
            <w:sz w:val="20"/>
            <w:szCs w:val="20"/>
          </w:rPr>
          <w:t>2</w:t>
        </w:r>
        <w:r w:rsidRPr="003E3C6D">
          <w:rPr>
            <w:rFonts w:ascii="Times New Roman" w:hAnsi="Times New Roman" w:cs="Times New Roman"/>
            <w:color w:val="auto"/>
            <w:sz w:val="20"/>
            <w:szCs w:val="20"/>
          </w:rPr>
          <w:fldChar w:fldCharType="end"/>
        </w:r>
      </w:p>
    </w:sdtContent>
  </w:sdt>
  <w:p w14:paraId="326B872E" w14:textId="77777777" w:rsidR="00A12F38" w:rsidRDefault="008855EE">
    <w:pPr>
      <w:pStyle w:val="a4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авченко Ярослава">
    <w15:presenceInfo w15:providerId="AD" w15:userId="S-1-5-21-892768061-872834299-1648171525-1263"/>
  </w15:person>
  <w15:person w15:author="Savchenko_YaA">
    <w15:presenceInfo w15:providerId="AD" w15:userId="S-1-5-21-892768061-872834299-1648171525-12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06D"/>
    <w:rsid w:val="00001F8C"/>
    <w:rsid w:val="00047310"/>
    <w:rsid w:val="00070B14"/>
    <w:rsid w:val="00071403"/>
    <w:rsid w:val="000718DF"/>
    <w:rsid w:val="00083333"/>
    <w:rsid w:val="000A1A70"/>
    <w:rsid w:val="000C33F7"/>
    <w:rsid w:val="000C4695"/>
    <w:rsid w:val="000D079C"/>
    <w:rsid w:val="000D5F26"/>
    <w:rsid w:val="000D5FE7"/>
    <w:rsid w:val="000F54E7"/>
    <w:rsid w:val="00147768"/>
    <w:rsid w:val="00173A22"/>
    <w:rsid w:val="001B1804"/>
    <w:rsid w:val="001C5A94"/>
    <w:rsid w:val="001E7C04"/>
    <w:rsid w:val="001F072B"/>
    <w:rsid w:val="00220F91"/>
    <w:rsid w:val="00250606"/>
    <w:rsid w:val="0025060C"/>
    <w:rsid w:val="00292193"/>
    <w:rsid w:val="002A7952"/>
    <w:rsid w:val="002B0D79"/>
    <w:rsid w:val="002B0E65"/>
    <w:rsid w:val="002C0578"/>
    <w:rsid w:val="003123A0"/>
    <w:rsid w:val="003248CD"/>
    <w:rsid w:val="00336F32"/>
    <w:rsid w:val="003541D1"/>
    <w:rsid w:val="00365675"/>
    <w:rsid w:val="003849F1"/>
    <w:rsid w:val="00385BFF"/>
    <w:rsid w:val="003866EB"/>
    <w:rsid w:val="003C005D"/>
    <w:rsid w:val="003D1B7C"/>
    <w:rsid w:val="003E3C6D"/>
    <w:rsid w:val="003E6110"/>
    <w:rsid w:val="003F1FC4"/>
    <w:rsid w:val="003F6280"/>
    <w:rsid w:val="004223B3"/>
    <w:rsid w:val="00440892"/>
    <w:rsid w:val="00472AAB"/>
    <w:rsid w:val="00473564"/>
    <w:rsid w:val="00490AE7"/>
    <w:rsid w:val="004958B2"/>
    <w:rsid w:val="004B1E50"/>
    <w:rsid w:val="004D076B"/>
    <w:rsid w:val="00526442"/>
    <w:rsid w:val="00527BD0"/>
    <w:rsid w:val="005324B7"/>
    <w:rsid w:val="00575E19"/>
    <w:rsid w:val="0058600B"/>
    <w:rsid w:val="005B1E61"/>
    <w:rsid w:val="005B7B83"/>
    <w:rsid w:val="005E57C2"/>
    <w:rsid w:val="005F2463"/>
    <w:rsid w:val="00606868"/>
    <w:rsid w:val="00612622"/>
    <w:rsid w:val="00626E18"/>
    <w:rsid w:val="00635382"/>
    <w:rsid w:val="00644EE6"/>
    <w:rsid w:val="0067095C"/>
    <w:rsid w:val="00744D79"/>
    <w:rsid w:val="00762637"/>
    <w:rsid w:val="0079085A"/>
    <w:rsid w:val="007C4B46"/>
    <w:rsid w:val="007C5973"/>
    <w:rsid w:val="0080631E"/>
    <w:rsid w:val="00813260"/>
    <w:rsid w:val="00826F4B"/>
    <w:rsid w:val="0083405D"/>
    <w:rsid w:val="00861BE1"/>
    <w:rsid w:val="00862FE2"/>
    <w:rsid w:val="0087216D"/>
    <w:rsid w:val="00876653"/>
    <w:rsid w:val="00880743"/>
    <w:rsid w:val="008833D4"/>
    <w:rsid w:val="008855EE"/>
    <w:rsid w:val="00892169"/>
    <w:rsid w:val="008D29C6"/>
    <w:rsid w:val="00930940"/>
    <w:rsid w:val="00932A11"/>
    <w:rsid w:val="0094338B"/>
    <w:rsid w:val="009879EC"/>
    <w:rsid w:val="00990D9B"/>
    <w:rsid w:val="009D1783"/>
    <w:rsid w:val="00A14549"/>
    <w:rsid w:val="00A204FF"/>
    <w:rsid w:val="00A31B27"/>
    <w:rsid w:val="00A8560E"/>
    <w:rsid w:val="00A97141"/>
    <w:rsid w:val="00AA5F84"/>
    <w:rsid w:val="00AB591E"/>
    <w:rsid w:val="00AD293B"/>
    <w:rsid w:val="00AF2B48"/>
    <w:rsid w:val="00B0393D"/>
    <w:rsid w:val="00B3553E"/>
    <w:rsid w:val="00B932AE"/>
    <w:rsid w:val="00BA640A"/>
    <w:rsid w:val="00BC2E2C"/>
    <w:rsid w:val="00BD1EBD"/>
    <w:rsid w:val="00BD6B59"/>
    <w:rsid w:val="00C23797"/>
    <w:rsid w:val="00C2426E"/>
    <w:rsid w:val="00C33F62"/>
    <w:rsid w:val="00C34EEE"/>
    <w:rsid w:val="00C3539C"/>
    <w:rsid w:val="00D53A05"/>
    <w:rsid w:val="00D60D80"/>
    <w:rsid w:val="00D7458B"/>
    <w:rsid w:val="00DA7DF8"/>
    <w:rsid w:val="00DB65F1"/>
    <w:rsid w:val="00DC6745"/>
    <w:rsid w:val="00DC6FBB"/>
    <w:rsid w:val="00DE12CE"/>
    <w:rsid w:val="00DE239E"/>
    <w:rsid w:val="00E00842"/>
    <w:rsid w:val="00E21AA6"/>
    <w:rsid w:val="00E36BB7"/>
    <w:rsid w:val="00E505AB"/>
    <w:rsid w:val="00E561EC"/>
    <w:rsid w:val="00E67B20"/>
    <w:rsid w:val="00E866D7"/>
    <w:rsid w:val="00E95524"/>
    <w:rsid w:val="00EA7EA6"/>
    <w:rsid w:val="00EC590F"/>
    <w:rsid w:val="00F23508"/>
    <w:rsid w:val="00FA153F"/>
    <w:rsid w:val="00FA4A2A"/>
    <w:rsid w:val="00FC606D"/>
    <w:rsid w:val="00FD16AC"/>
    <w:rsid w:val="00FD4A33"/>
    <w:rsid w:val="00F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F66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4EE6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rsid w:val="00644EE6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Bodytext2">
    <w:name w:val="Body text (2)_"/>
    <w:basedOn w:val="a0"/>
    <w:link w:val="Bodytext20"/>
    <w:rsid w:val="00644EE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644EE6"/>
    <w:pPr>
      <w:shd w:val="clear" w:color="auto" w:fill="FFFFFF"/>
      <w:spacing w:before="480" w:after="600" w:line="0" w:lineRule="atLeast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Bodytext30">
    <w:name w:val="Body text (3)"/>
    <w:basedOn w:val="a"/>
    <w:link w:val="Bodytext3"/>
    <w:rsid w:val="00644EE6"/>
    <w:pPr>
      <w:shd w:val="clear" w:color="auto" w:fill="FFFFFF"/>
      <w:spacing w:after="360" w:line="0" w:lineRule="atLeast"/>
      <w:jc w:val="center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table" w:styleId="a3">
    <w:name w:val="Table Grid"/>
    <w:basedOn w:val="a1"/>
    <w:uiPriority w:val="39"/>
    <w:rsid w:val="00644EE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vps2">
    <w:name w:val="rvps2"/>
    <w:basedOn w:val="a"/>
    <w:rsid w:val="00644EE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paragraph" w:styleId="a4">
    <w:name w:val="header"/>
    <w:basedOn w:val="a"/>
    <w:link w:val="a5"/>
    <w:uiPriority w:val="99"/>
    <w:unhideWhenUsed/>
    <w:rsid w:val="00644EE6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4EE6"/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styleId="a6">
    <w:name w:val="Hyperlink"/>
    <w:basedOn w:val="a0"/>
    <w:uiPriority w:val="99"/>
    <w:unhideWhenUsed/>
    <w:rsid w:val="003248CD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3E3C6D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3C6D"/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styleId="a9">
    <w:name w:val="annotation reference"/>
    <w:basedOn w:val="a0"/>
    <w:uiPriority w:val="99"/>
    <w:semiHidden/>
    <w:unhideWhenUsed/>
    <w:rsid w:val="003D1B7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D1B7C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D1B7C"/>
    <w:rPr>
      <w:rFonts w:ascii="Tahoma" w:eastAsia="Tahoma" w:hAnsi="Tahoma" w:cs="Tahoma"/>
      <w:color w:val="000000"/>
      <w:sz w:val="20"/>
      <w:szCs w:val="20"/>
      <w:lang w:eastAsia="uk-UA" w:bidi="uk-U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D1B7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D1B7C"/>
    <w:rPr>
      <w:rFonts w:ascii="Tahoma" w:eastAsia="Tahoma" w:hAnsi="Tahoma" w:cs="Tahoma"/>
      <w:b/>
      <w:bCs/>
      <w:color w:val="000000"/>
      <w:sz w:val="20"/>
      <w:szCs w:val="20"/>
      <w:lang w:eastAsia="uk-UA" w:bidi="uk-UA"/>
    </w:rPr>
  </w:style>
  <w:style w:type="paragraph" w:styleId="ae">
    <w:name w:val="Balloon Text"/>
    <w:basedOn w:val="a"/>
    <w:link w:val="af"/>
    <w:uiPriority w:val="99"/>
    <w:semiHidden/>
    <w:unhideWhenUsed/>
    <w:rsid w:val="003D1B7C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D1B7C"/>
    <w:rPr>
      <w:rFonts w:ascii="Segoe UI" w:eastAsia="Tahoma" w:hAnsi="Segoe UI" w:cs="Segoe UI"/>
      <w:color w:val="000000"/>
      <w:sz w:val="18"/>
      <w:szCs w:val="18"/>
      <w:lang w:eastAsia="uk-UA" w:bidi="uk-UA"/>
    </w:rPr>
  </w:style>
  <w:style w:type="paragraph" w:styleId="af0">
    <w:name w:val="Revision"/>
    <w:hidden/>
    <w:uiPriority w:val="99"/>
    <w:semiHidden/>
    <w:rsid w:val="003D1B7C"/>
    <w:pPr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uk-UA" w:bidi="uk-UA"/>
    </w:rPr>
  </w:style>
  <w:style w:type="paragraph" w:styleId="af1">
    <w:name w:val="List Paragraph"/>
    <w:basedOn w:val="a"/>
    <w:uiPriority w:val="34"/>
    <w:qFormat/>
    <w:rsid w:val="003F1F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4EE6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rsid w:val="00644EE6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Bodytext2">
    <w:name w:val="Body text (2)_"/>
    <w:basedOn w:val="a0"/>
    <w:link w:val="Bodytext20"/>
    <w:rsid w:val="00644EE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644EE6"/>
    <w:pPr>
      <w:shd w:val="clear" w:color="auto" w:fill="FFFFFF"/>
      <w:spacing w:before="480" w:after="600" w:line="0" w:lineRule="atLeast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Bodytext30">
    <w:name w:val="Body text (3)"/>
    <w:basedOn w:val="a"/>
    <w:link w:val="Bodytext3"/>
    <w:rsid w:val="00644EE6"/>
    <w:pPr>
      <w:shd w:val="clear" w:color="auto" w:fill="FFFFFF"/>
      <w:spacing w:after="360" w:line="0" w:lineRule="atLeast"/>
      <w:jc w:val="center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 w:bidi="ar-SA"/>
    </w:rPr>
  </w:style>
  <w:style w:type="table" w:styleId="a3">
    <w:name w:val="Table Grid"/>
    <w:basedOn w:val="a1"/>
    <w:uiPriority w:val="39"/>
    <w:rsid w:val="00644EE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vps2">
    <w:name w:val="rvps2"/>
    <w:basedOn w:val="a"/>
    <w:rsid w:val="00644EE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paragraph" w:styleId="a4">
    <w:name w:val="header"/>
    <w:basedOn w:val="a"/>
    <w:link w:val="a5"/>
    <w:uiPriority w:val="99"/>
    <w:unhideWhenUsed/>
    <w:rsid w:val="00644EE6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4EE6"/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styleId="a6">
    <w:name w:val="Hyperlink"/>
    <w:basedOn w:val="a0"/>
    <w:uiPriority w:val="99"/>
    <w:unhideWhenUsed/>
    <w:rsid w:val="003248CD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3E3C6D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3C6D"/>
    <w:rPr>
      <w:rFonts w:ascii="Tahoma" w:eastAsia="Tahoma" w:hAnsi="Tahoma" w:cs="Tahoma"/>
      <w:color w:val="000000"/>
      <w:sz w:val="24"/>
      <w:szCs w:val="24"/>
      <w:lang w:eastAsia="uk-UA" w:bidi="uk-UA"/>
    </w:rPr>
  </w:style>
  <w:style w:type="character" w:styleId="a9">
    <w:name w:val="annotation reference"/>
    <w:basedOn w:val="a0"/>
    <w:uiPriority w:val="99"/>
    <w:semiHidden/>
    <w:unhideWhenUsed/>
    <w:rsid w:val="003D1B7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D1B7C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D1B7C"/>
    <w:rPr>
      <w:rFonts w:ascii="Tahoma" w:eastAsia="Tahoma" w:hAnsi="Tahoma" w:cs="Tahoma"/>
      <w:color w:val="000000"/>
      <w:sz w:val="20"/>
      <w:szCs w:val="20"/>
      <w:lang w:eastAsia="uk-UA" w:bidi="uk-U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D1B7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D1B7C"/>
    <w:rPr>
      <w:rFonts w:ascii="Tahoma" w:eastAsia="Tahoma" w:hAnsi="Tahoma" w:cs="Tahoma"/>
      <w:b/>
      <w:bCs/>
      <w:color w:val="000000"/>
      <w:sz w:val="20"/>
      <w:szCs w:val="20"/>
      <w:lang w:eastAsia="uk-UA" w:bidi="uk-UA"/>
    </w:rPr>
  </w:style>
  <w:style w:type="paragraph" w:styleId="ae">
    <w:name w:val="Balloon Text"/>
    <w:basedOn w:val="a"/>
    <w:link w:val="af"/>
    <w:uiPriority w:val="99"/>
    <w:semiHidden/>
    <w:unhideWhenUsed/>
    <w:rsid w:val="003D1B7C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D1B7C"/>
    <w:rPr>
      <w:rFonts w:ascii="Segoe UI" w:eastAsia="Tahoma" w:hAnsi="Segoe UI" w:cs="Segoe UI"/>
      <w:color w:val="000000"/>
      <w:sz w:val="18"/>
      <w:szCs w:val="18"/>
      <w:lang w:eastAsia="uk-UA" w:bidi="uk-UA"/>
    </w:rPr>
  </w:style>
  <w:style w:type="paragraph" w:styleId="af0">
    <w:name w:val="Revision"/>
    <w:hidden/>
    <w:uiPriority w:val="99"/>
    <w:semiHidden/>
    <w:rsid w:val="003D1B7C"/>
    <w:pPr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uk-UA" w:bidi="uk-UA"/>
    </w:rPr>
  </w:style>
  <w:style w:type="paragraph" w:styleId="af1">
    <w:name w:val="List Paragraph"/>
    <w:basedOn w:val="a"/>
    <w:uiPriority w:val="34"/>
    <w:qFormat/>
    <w:rsid w:val="003F1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6926</Words>
  <Characters>3949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10854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Savchenko_YaA</dc:creator>
  <cp:lastModifiedBy>Оленка</cp:lastModifiedBy>
  <cp:revision>2</cp:revision>
  <cp:lastPrinted>2021-07-08T12:02:00Z</cp:lastPrinted>
  <dcterms:created xsi:type="dcterms:W3CDTF">2021-07-15T05:49:00Z</dcterms:created>
  <dcterms:modified xsi:type="dcterms:W3CDTF">2021-07-15T05:49:00Z</dcterms:modified>
</cp:coreProperties>
</file>